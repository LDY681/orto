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940149" w14:textId="77777777" w:rsidR="007F6634" w:rsidRPr="007F6634" w:rsidRDefault="007F6634" w:rsidP="007F6634">
      <w:pPr>
        <w:rPr>
          <w:b/>
          <w:bCs/>
        </w:rPr>
      </w:pPr>
      <w:r w:rsidRPr="00E54564">
        <w:rPr>
          <w:b/>
          <w:bCs/>
          <w:highlight w:val="yellow"/>
        </w:rPr>
        <w:t>About ORTO</w:t>
      </w:r>
    </w:p>
    <w:p w14:paraId="570228C8" w14:textId="6A66079B" w:rsidR="007F6634" w:rsidRPr="007F6634" w:rsidRDefault="007F6634" w:rsidP="007F043F">
      <w:pPr>
        <w:spacing w:after="120"/>
        <w:jc w:val="both"/>
      </w:pPr>
      <w:r w:rsidRPr="007F6634">
        <w:rPr>
          <w:b/>
          <w:bCs/>
        </w:rPr>
        <w:t>Open Research Tools for Ophthalmology</w:t>
      </w:r>
      <w:r w:rsidRPr="007F6634">
        <w:t xml:space="preserve"> is an initiative to promote open science and reproducibility in eye research. ORTO, the Italian word for a vegetable garden, is a powerful metaphor for promoting open science in eye research. The garden </w:t>
      </w:r>
      <w:r w:rsidR="004329E8">
        <w:t>of</w:t>
      </w:r>
      <w:r w:rsidR="004329E8" w:rsidRPr="007F6634">
        <w:t xml:space="preserve"> </w:t>
      </w:r>
      <w:r w:rsidRPr="007F6634">
        <w:t>open science represent</w:t>
      </w:r>
      <w:ins w:id="0" w:author="Sampson, Danuta (Resrch &amp; Innvtn Offc)" w:date="2024-12-13T09:00:00Z" w16du:dateUtc="2024-12-13T01:00:00Z">
        <w:r w:rsidR="007F043F">
          <w:t>s</w:t>
        </w:r>
      </w:ins>
      <w:r w:rsidRPr="007F6634">
        <w:t xml:space="preserve"> </w:t>
      </w:r>
      <w:r w:rsidR="004329E8">
        <w:t>an eco</w:t>
      </w:r>
      <w:r w:rsidRPr="007F6634">
        <w:t xml:space="preserve">system where open exchange, collaboration, best practice, and the pooling of resources lead to richer, more sustainable outcomes. Just as a </w:t>
      </w:r>
      <w:proofErr w:type="gramStart"/>
      <w:r w:rsidRPr="007F6634">
        <w:t>garden flourishes</w:t>
      </w:r>
      <w:proofErr w:type="gramEnd"/>
      <w:r w:rsidRPr="007F6634">
        <w:t xml:space="preserve"> when </w:t>
      </w:r>
      <w:r w:rsidR="004329E8">
        <w:t xml:space="preserve">it is nurtured and </w:t>
      </w:r>
      <w:r w:rsidRPr="007F6634">
        <w:t xml:space="preserve">all </w:t>
      </w:r>
      <w:r w:rsidR="004329E8">
        <w:t>the</w:t>
      </w:r>
      <w:r w:rsidRPr="007F6634">
        <w:t xml:space="preserve"> elements </w:t>
      </w:r>
      <w:r w:rsidR="004329E8">
        <w:t xml:space="preserve">it needs </w:t>
      </w:r>
      <w:r w:rsidRPr="007F6634">
        <w:t xml:space="preserve">are accessible, open science accelerates progress by making scientific knowledge freely available, enabling </w:t>
      </w:r>
      <w:r w:rsidR="004329E8">
        <w:t xml:space="preserve">the fruits of </w:t>
      </w:r>
      <w:r w:rsidRPr="007F6634">
        <w:t>discover</w:t>
      </w:r>
      <w:r w:rsidR="004329E8">
        <w:t>y</w:t>
      </w:r>
      <w:r w:rsidRPr="007F6634">
        <w:t xml:space="preserve"> to grow and evolve through shared effort and transparency.</w:t>
      </w:r>
    </w:p>
    <w:p w14:paraId="6AAB9DD2" w14:textId="3C6D8D4E" w:rsidR="000B7BC9" w:rsidRDefault="007F6634" w:rsidP="00E54564">
      <w:pPr>
        <w:jc w:val="both"/>
        <w:rPr>
          <w:ins w:id="1" w:author="Sampson, Danuta (Resrch &amp; Innvtn Offc)" w:date="2024-12-13T09:02:00Z" w16du:dateUtc="2024-12-13T01:02:00Z"/>
        </w:rPr>
      </w:pPr>
      <w:r w:rsidRPr="007F6634">
        <w:t xml:space="preserve">ORTO aims to encourage collaborations across institutions and the development of multi-site projects that will lead to standardised imaging protocols, data analysis methods, and </w:t>
      </w:r>
      <w:r w:rsidR="004329E8">
        <w:t xml:space="preserve">reporting of </w:t>
      </w:r>
      <w:r w:rsidRPr="007F6634">
        <w:t>finding</w:t>
      </w:r>
      <w:r w:rsidR="004329E8">
        <w:t>s</w:t>
      </w:r>
      <w:r w:rsidRPr="007F6634">
        <w:t xml:space="preserve"> in ophthalm</w:t>
      </w:r>
      <w:r w:rsidR="004329E8">
        <w:t>ology</w:t>
      </w:r>
      <w:r w:rsidRPr="007F6634">
        <w:t xml:space="preserve">. </w:t>
      </w:r>
      <w:r w:rsidR="00E54564">
        <w:t>To support it, w</w:t>
      </w:r>
      <w:r w:rsidR="00E54564" w:rsidRPr="007F6634">
        <w:t xml:space="preserve">e </w:t>
      </w:r>
      <w:r w:rsidRPr="007F6634">
        <w:t xml:space="preserve">aim to establish a repository of data analysis software, ophthalmic images, and protocols towards standardising methods between instruments and across institutions, with the overall goal of supporting new knowledge generation </w:t>
      </w:r>
      <w:r w:rsidR="00A94F4C">
        <w:t>on</w:t>
      </w:r>
      <w:r w:rsidR="00A94F4C" w:rsidRPr="007F6634">
        <w:t xml:space="preserve"> </w:t>
      </w:r>
      <w:r w:rsidRPr="007F6634">
        <w:t xml:space="preserve">ocular diseases and identifying the best biomarkers for early diagnosis, monitoring of </w:t>
      </w:r>
      <w:r w:rsidR="00A94F4C">
        <w:t xml:space="preserve">ocular disease </w:t>
      </w:r>
      <w:r w:rsidRPr="007F6634">
        <w:t xml:space="preserve">progression, and response to treatments. </w:t>
      </w:r>
      <w:r w:rsidR="007F043F">
        <w:t xml:space="preserve">We also provide </w:t>
      </w:r>
      <w:r w:rsidR="00E54564">
        <w:t xml:space="preserve">a list of peer-reviewed, highly cited papers and papers covering unique topics to equip newcomers with the knowledge needed to understand and utilise open science in eye </w:t>
      </w:r>
    </w:p>
    <w:p w14:paraId="11AC9E68" w14:textId="77777777" w:rsidR="007F043F" w:rsidRDefault="007F043F"/>
    <w:p w14:paraId="13CF4FEB" w14:textId="77777777" w:rsidR="000B7BC9" w:rsidRDefault="000B7BC9"/>
    <w:p w14:paraId="2074FADE" w14:textId="555C6F64" w:rsidR="000B7BC9" w:rsidRPr="00E54564" w:rsidRDefault="000B7BC9">
      <w:pPr>
        <w:rPr>
          <w:b/>
          <w:bCs/>
        </w:rPr>
      </w:pPr>
      <w:r w:rsidRPr="00E54564">
        <w:rPr>
          <w:b/>
          <w:bCs/>
        </w:rPr>
        <w:t>Contact</w:t>
      </w:r>
      <w:r w:rsidR="007B482B">
        <w:rPr>
          <w:b/>
          <w:bCs/>
        </w:rPr>
        <w:t xml:space="preserve"> /Founder</w:t>
      </w:r>
    </w:p>
    <w:p w14:paraId="5B80B19F" w14:textId="4431C802" w:rsidR="00E54564" w:rsidRDefault="000B7BC9" w:rsidP="00E54564">
      <w:pPr>
        <w:jc w:val="both"/>
      </w:pPr>
      <w:hyperlink r:id="rId5" w:history="1">
        <w:r w:rsidRPr="000B7BC9">
          <w:rPr>
            <w:rStyle w:val="Hyperlink"/>
          </w:rPr>
          <w:t>Danuta (Danka) Sampson</w:t>
        </w:r>
      </w:hyperlink>
      <w:r w:rsidRPr="000B7BC9">
        <w:t xml:space="preserve"> is an internationally trained translational researcher </w:t>
      </w:r>
      <w:r>
        <w:t>at</w:t>
      </w:r>
      <w:r w:rsidRPr="000B7BC9">
        <w:t xml:space="preserve"> the Lions Eye Institute</w:t>
      </w:r>
      <w:r w:rsidR="007B482B">
        <w:t xml:space="preserve"> and </w:t>
      </w:r>
      <w:r w:rsidRPr="000B7BC9">
        <w:t>the University of Western Australia. She develops standardised workflows for ophthalmic image and data analysis.</w:t>
      </w:r>
      <w:r w:rsidR="00E54564">
        <w:t xml:space="preserve"> She</w:t>
      </w:r>
      <w:r w:rsidRPr="000B7BC9">
        <w:t xml:space="preserve"> </w:t>
      </w:r>
      <w:r w:rsidR="00E54564">
        <w:rPr>
          <w:color w:val="212121"/>
        </w:rPr>
        <w:t>loves working with people around the world with different background</w:t>
      </w:r>
      <w:r w:rsidR="00E54564">
        <w:rPr>
          <w:color w:val="212121"/>
        </w:rPr>
        <w:t>s</w:t>
      </w:r>
      <w:r w:rsidR="00E54564">
        <w:rPr>
          <w:color w:val="212121"/>
        </w:rPr>
        <w:t xml:space="preserve">, skills and experiences to </w:t>
      </w:r>
      <w:r w:rsidR="00E54564">
        <w:rPr>
          <w:color w:val="212121"/>
        </w:rPr>
        <w:t>solve medical challenges</w:t>
      </w:r>
      <w:r w:rsidR="007B482B">
        <w:rPr>
          <w:color w:val="212121"/>
        </w:rPr>
        <w:t xml:space="preserve"> jointly, applying the principle of Open Science.</w:t>
      </w:r>
      <w:r w:rsidR="00E54564">
        <w:rPr>
          <w:color w:val="212121"/>
        </w:rPr>
        <w:t xml:space="preserve"> </w:t>
      </w:r>
      <w:r w:rsidR="007B482B" w:rsidRPr="00292D1B">
        <w:rPr>
          <w:color w:val="212121"/>
        </w:rPr>
        <w:t xml:space="preserve">Beyond research, </w:t>
      </w:r>
      <w:r w:rsidR="007B482B">
        <w:rPr>
          <w:color w:val="212121"/>
        </w:rPr>
        <w:t xml:space="preserve">Sampson </w:t>
      </w:r>
      <w:r w:rsidR="007B482B" w:rsidRPr="00292D1B">
        <w:rPr>
          <w:color w:val="212121"/>
        </w:rPr>
        <w:t>passions are science communication and developing a more inclusive society. She has designed and delivered &gt;30 STEM outreach programmes, mentored &gt;</w:t>
      </w:r>
      <w:r w:rsidR="007B482B">
        <w:rPr>
          <w:color w:val="212121"/>
        </w:rPr>
        <w:t>3</w:t>
      </w:r>
      <w:r w:rsidR="007B482B" w:rsidRPr="00292D1B">
        <w:rPr>
          <w:color w:val="212121"/>
        </w:rPr>
        <w:t xml:space="preserve">0 students and recently published two children’s </w:t>
      </w:r>
      <w:r w:rsidR="007B482B">
        <w:rPr>
          <w:color w:val="212121"/>
        </w:rPr>
        <w:t>STEM</w:t>
      </w:r>
      <w:r w:rsidR="007B482B" w:rsidRPr="00292D1B">
        <w:rPr>
          <w:color w:val="212121"/>
        </w:rPr>
        <w:t xml:space="preserve"> books. </w:t>
      </w:r>
      <w:r w:rsidR="007B482B">
        <w:rPr>
          <w:color w:val="212121"/>
        </w:rPr>
        <w:t>Sampson</w:t>
      </w:r>
      <w:r w:rsidR="007B482B" w:rsidRPr="00292D1B">
        <w:rPr>
          <w:color w:val="212121"/>
        </w:rPr>
        <w:t xml:space="preserve"> is involved in the global optics and photonics community through engagement with Optica and SPIE - the largest optics and photonics societies globally. She serves as light science ambassador (Optica), supports various committees (Optica) and designs STEM educational games/materials (SPIE)</w:t>
      </w:r>
      <w:ins w:id="2" w:author="Sampson, Danuta (Resrch &amp; Innvtn Offc)" w:date="2024-12-13T09:53:00Z" w16du:dateUtc="2024-12-13T01:53:00Z">
        <w:r w:rsidR="007B482B">
          <w:rPr>
            <w:color w:val="212121"/>
          </w:rPr>
          <w:t>.</w:t>
        </w:r>
      </w:ins>
    </w:p>
    <w:p w14:paraId="53529250" w14:textId="77777777" w:rsidR="00E54564" w:rsidRDefault="00E54564" w:rsidP="00E54564">
      <w:pPr>
        <w:jc w:val="both"/>
      </w:pPr>
    </w:p>
    <w:p w14:paraId="217D9401" w14:textId="77777777" w:rsidR="000B7BC9" w:rsidRPr="000B7BC9" w:rsidRDefault="000B7BC9" w:rsidP="000B7BC9"/>
    <w:p w14:paraId="492FAE5E" w14:textId="77777777" w:rsidR="000B7BC9" w:rsidRDefault="000B7BC9"/>
    <w:p w14:paraId="7199648B" w14:textId="77777777" w:rsidR="00DE174F" w:rsidRDefault="00DE174F"/>
    <w:sectPr w:rsidR="00DE174F" w:rsidSect="00B90BC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B411C"/>
    <w:multiLevelType w:val="multilevel"/>
    <w:tmpl w:val="0BC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1F1A4D"/>
    <w:multiLevelType w:val="multilevel"/>
    <w:tmpl w:val="7F0E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98963">
    <w:abstractNumId w:val="0"/>
  </w:num>
  <w:num w:numId="2" w16cid:durableId="112735237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Sampson, Danuta (Resrch &amp; Innvtn Offc)">
    <w15:presenceInfo w15:providerId="AD" w15:userId="S::m18264@surrey.ac.uk::67fc5e07-5a7e-4029-8822-a4eacd96910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7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634"/>
    <w:rsid w:val="000039EB"/>
    <w:rsid w:val="00007B0C"/>
    <w:rsid w:val="00020483"/>
    <w:rsid w:val="00022D23"/>
    <w:rsid w:val="00023C47"/>
    <w:rsid w:val="00032D07"/>
    <w:rsid w:val="00036B41"/>
    <w:rsid w:val="000373D3"/>
    <w:rsid w:val="00044933"/>
    <w:rsid w:val="000465B3"/>
    <w:rsid w:val="000537BA"/>
    <w:rsid w:val="00053BBB"/>
    <w:rsid w:val="00064262"/>
    <w:rsid w:val="0006514F"/>
    <w:rsid w:val="00081DF7"/>
    <w:rsid w:val="0008220A"/>
    <w:rsid w:val="00083F1D"/>
    <w:rsid w:val="000A0CD5"/>
    <w:rsid w:val="000A11BB"/>
    <w:rsid w:val="000A4FE3"/>
    <w:rsid w:val="000A7743"/>
    <w:rsid w:val="000B7BC9"/>
    <w:rsid w:val="000C4C13"/>
    <w:rsid w:val="000C66A3"/>
    <w:rsid w:val="000D0C20"/>
    <w:rsid w:val="000D2803"/>
    <w:rsid w:val="000E3307"/>
    <w:rsid w:val="000F7558"/>
    <w:rsid w:val="001019AE"/>
    <w:rsid w:val="00111E6B"/>
    <w:rsid w:val="00124387"/>
    <w:rsid w:val="00124B6E"/>
    <w:rsid w:val="00125CD1"/>
    <w:rsid w:val="001351A0"/>
    <w:rsid w:val="00143EA3"/>
    <w:rsid w:val="00155CE0"/>
    <w:rsid w:val="00175AF2"/>
    <w:rsid w:val="00180DF8"/>
    <w:rsid w:val="00184C61"/>
    <w:rsid w:val="00186F19"/>
    <w:rsid w:val="0019150D"/>
    <w:rsid w:val="0019425D"/>
    <w:rsid w:val="00197A85"/>
    <w:rsid w:val="001B2045"/>
    <w:rsid w:val="001C5839"/>
    <w:rsid w:val="001C7DF2"/>
    <w:rsid w:val="001D6B58"/>
    <w:rsid w:val="001E608B"/>
    <w:rsid w:val="001F0B45"/>
    <w:rsid w:val="001F20F0"/>
    <w:rsid w:val="001F2A85"/>
    <w:rsid w:val="001F4A3C"/>
    <w:rsid w:val="00202D6C"/>
    <w:rsid w:val="00206972"/>
    <w:rsid w:val="00211A9F"/>
    <w:rsid w:val="002141F4"/>
    <w:rsid w:val="00216DFE"/>
    <w:rsid w:val="002244E8"/>
    <w:rsid w:val="002268FD"/>
    <w:rsid w:val="00230CEA"/>
    <w:rsid w:val="002355FC"/>
    <w:rsid w:val="00253790"/>
    <w:rsid w:val="00253AAB"/>
    <w:rsid w:val="00264A1E"/>
    <w:rsid w:val="002725C0"/>
    <w:rsid w:val="00275C7A"/>
    <w:rsid w:val="00294D33"/>
    <w:rsid w:val="00296D5C"/>
    <w:rsid w:val="002B32BA"/>
    <w:rsid w:val="002B4CBD"/>
    <w:rsid w:val="002B5ED1"/>
    <w:rsid w:val="002C2429"/>
    <w:rsid w:val="002C6B81"/>
    <w:rsid w:val="002C77D9"/>
    <w:rsid w:val="002C78BD"/>
    <w:rsid w:val="002D5012"/>
    <w:rsid w:val="002E0380"/>
    <w:rsid w:val="002F79BC"/>
    <w:rsid w:val="00306D4D"/>
    <w:rsid w:val="003100FF"/>
    <w:rsid w:val="003334B2"/>
    <w:rsid w:val="00341159"/>
    <w:rsid w:val="00353782"/>
    <w:rsid w:val="00354BF6"/>
    <w:rsid w:val="00367F0D"/>
    <w:rsid w:val="0037191D"/>
    <w:rsid w:val="003761EA"/>
    <w:rsid w:val="003A1C15"/>
    <w:rsid w:val="003A28FE"/>
    <w:rsid w:val="003A627C"/>
    <w:rsid w:val="003B4CA4"/>
    <w:rsid w:val="003B6229"/>
    <w:rsid w:val="003C23F8"/>
    <w:rsid w:val="003C47DE"/>
    <w:rsid w:val="003C63D5"/>
    <w:rsid w:val="003D1C1B"/>
    <w:rsid w:val="003E3858"/>
    <w:rsid w:val="003E496B"/>
    <w:rsid w:val="003E5ED5"/>
    <w:rsid w:val="003F3D5B"/>
    <w:rsid w:val="003F46EA"/>
    <w:rsid w:val="00405B49"/>
    <w:rsid w:val="00413E9D"/>
    <w:rsid w:val="0042630B"/>
    <w:rsid w:val="004311ED"/>
    <w:rsid w:val="004322A8"/>
    <w:rsid w:val="004329E8"/>
    <w:rsid w:val="0043558E"/>
    <w:rsid w:val="00436ABD"/>
    <w:rsid w:val="004465C0"/>
    <w:rsid w:val="00452204"/>
    <w:rsid w:val="00461AC8"/>
    <w:rsid w:val="004649C8"/>
    <w:rsid w:val="004946A6"/>
    <w:rsid w:val="004A1739"/>
    <w:rsid w:val="004A2CC6"/>
    <w:rsid w:val="004A764B"/>
    <w:rsid w:val="004B2E00"/>
    <w:rsid w:val="004B6664"/>
    <w:rsid w:val="004C232B"/>
    <w:rsid w:val="004C4ECC"/>
    <w:rsid w:val="004C766C"/>
    <w:rsid w:val="004E1863"/>
    <w:rsid w:val="004E6CBE"/>
    <w:rsid w:val="004F01A2"/>
    <w:rsid w:val="00503002"/>
    <w:rsid w:val="0051478E"/>
    <w:rsid w:val="00515333"/>
    <w:rsid w:val="00527E4E"/>
    <w:rsid w:val="00532FB6"/>
    <w:rsid w:val="005339FD"/>
    <w:rsid w:val="00536964"/>
    <w:rsid w:val="0054093F"/>
    <w:rsid w:val="005514E0"/>
    <w:rsid w:val="00556642"/>
    <w:rsid w:val="0056576B"/>
    <w:rsid w:val="0057293B"/>
    <w:rsid w:val="00572AE4"/>
    <w:rsid w:val="00587169"/>
    <w:rsid w:val="00594F62"/>
    <w:rsid w:val="005A48B4"/>
    <w:rsid w:val="005A6F98"/>
    <w:rsid w:val="005B0238"/>
    <w:rsid w:val="005B26EB"/>
    <w:rsid w:val="005B6467"/>
    <w:rsid w:val="005C3CC2"/>
    <w:rsid w:val="005D113B"/>
    <w:rsid w:val="005D3089"/>
    <w:rsid w:val="005F1957"/>
    <w:rsid w:val="006205E1"/>
    <w:rsid w:val="00632F84"/>
    <w:rsid w:val="0064429E"/>
    <w:rsid w:val="00645295"/>
    <w:rsid w:val="00656679"/>
    <w:rsid w:val="006611A4"/>
    <w:rsid w:val="00670C1B"/>
    <w:rsid w:val="00676B31"/>
    <w:rsid w:val="00677258"/>
    <w:rsid w:val="00680F7D"/>
    <w:rsid w:val="0068178E"/>
    <w:rsid w:val="006822C9"/>
    <w:rsid w:val="006826F1"/>
    <w:rsid w:val="0069431A"/>
    <w:rsid w:val="006A0D46"/>
    <w:rsid w:val="006A684E"/>
    <w:rsid w:val="006C1B33"/>
    <w:rsid w:val="006C7E3F"/>
    <w:rsid w:val="006E0096"/>
    <w:rsid w:val="006E1D7E"/>
    <w:rsid w:val="006E2AA5"/>
    <w:rsid w:val="006E3FA7"/>
    <w:rsid w:val="006F2E88"/>
    <w:rsid w:val="006F46B3"/>
    <w:rsid w:val="006F598A"/>
    <w:rsid w:val="0070310D"/>
    <w:rsid w:val="0070393C"/>
    <w:rsid w:val="00710C5D"/>
    <w:rsid w:val="00711641"/>
    <w:rsid w:val="00717304"/>
    <w:rsid w:val="007240BD"/>
    <w:rsid w:val="00732213"/>
    <w:rsid w:val="0073574B"/>
    <w:rsid w:val="00735DD8"/>
    <w:rsid w:val="00753792"/>
    <w:rsid w:val="00771124"/>
    <w:rsid w:val="00771921"/>
    <w:rsid w:val="0077352F"/>
    <w:rsid w:val="00773AB9"/>
    <w:rsid w:val="007973C0"/>
    <w:rsid w:val="007A0966"/>
    <w:rsid w:val="007A3199"/>
    <w:rsid w:val="007B0EDB"/>
    <w:rsid w:val="007B482B"/>
    <w:rsid w:val="007C2708"/>
    <w:rsid w:val="007C28D4"/>
    <w:rsid w:val="007C341B"/>
    <w:rsid w:val="007C7B5F"/>
    <w:rsid w:val="007D02C4"/>
    <w:rsid w:val="007F043F"/>
    <w:rsid w:val="007F5302"/>
    <w:rsid w:val="007F6634"/>
    <w:rsid w:val="008039F7"/>
    <w:rsid w:val="0081181B"/>
    <w:rsid w:val="00814442"/>
    <w:rsid w:val="00824A45"/>
    <w:rsid w:val="008258E3"/>
    <w:rsid w:val="00826777"/>
    <w:rsid w:val="00827DF8"/>
    <w:rsid w:val="0084440E"/>
    <w:rsid w:val="008554C0"/>
    <w:rsid w:val="00860241"/>
    <w:rsid w:val="00866E74"/>
    <w:rsid w:val="00870F08"/>
    <w:rsid w:val="00874970"/>
    <w:rsid w:val="008753CC"/>
    <w:rsid w:val="00887412"/>
    <w:rsid w:val="0089756E"/>
    <w:rsid w:val="008A0465"/>
    <w:rsid w:val="008A085E"/>
    <w:rsid w:val="008A3EA9"/>
    <w:rsid w:val="008A6D7A"/>
    <w:rsid w:val="008B16AE"/>
    <w:rsid w:val="008B52E8"/>
    <w:rsid w:val="008C2DFF"/>
    <w:rsid w:val="008D619E"/>
    <w:rsid w:val="008D625A"/>
    <w:rsid w:val="008E22BB"/>
    <w:rsid w:val="008E29EE"/>
    <w:rsid w:val="008E6FCE"/>
    <w:rsid w:val="008F1EB1"/>
    <w:rsid w:val="008F4090"/>
    <w:rsid w:val="00937E6B"/>
    <w:rsid w:val="0094243B"/>
    <w:rsid w:val="00960A36"/>
    <w:rsid w:val="00961EB4"/>
    <w:rsid w:val="00987B7E"/>
    <w:rsid w:val="009946FA"/>
    <w:rsid w:val="009A7A87"/>
    <w:rsid w:val="009B1A8B"/>
    <w:rsid w:val="009B1E01"/>
    <w:rsid w:val="009B4301"/>
    <w:rsid w:val="009B4C01"/>
    <w:rsid w:val="009B6624"/>
    <w:rsid w:val="009C778B"/>
    <w:rsid w:val="009D5B0B"/>
    <w:rsid w:val="009E1A78"/>
    <w:rsid w:val="009F5A39"/>
    <w:rsid w:val="00A01B72"/>
    <w:rsid w:val="00A11411"/>
    <w:rsid w:val="00A1187A"/>
    <w:rsid w:val="00A14AA1"/>
    <w:rsid w:val="00A300E3"/>
    <w:rsid w:val="00A35C2E"/>
    <w:rsid w:val="00A37C3D"/>
    <w:rsid w:val="00A37DF2"/>
    <w:rsid w:val="00A4398F"/>
    <w:rsid w:val="00A451E6"/>
    <w:rsid w:val="00A51C8B"/>
    <w:rsid w:val="00A52FA2"/>
    <w:rsid w:val="00A53A43"/>
    <w:rsid w:val="00A60A62"/>
    <w:rsid w:val="00A72183"/>
    <w:rsid w:val="00A74CBD"/>
    <w:rsid w:val="00A74EB7"/>
    <w:rsid w:val="00A91CDA"/>
    <w:rsid w:val="00A94F4C"/>
    <w:rsid w:val="00AA2A64"/>
    <w:rsid w:val="00AA4656"/>
    <w:rsid w:val="00AB3F09"/>
    <w:rsid w:val="00AC271A"/>
    <w:rsid w:val="00AD720B"/>
    <w:rsid w:val="00AE0BF9"/>
    <w:rsid w:val="00AF14F9"/>
    <w:rsid w:val="00AF37AC"/>
    <w:rsid w:val="00B03C0D"/>
    <w:rsid w:val="00B36F6A"/>
    <w:rsid w:val="00B43F6C"/>
    <w:rsid w:val="00B52865"/>
    <w:rsid w:val="00B63C41"/>
    <w:rsid w:val="00B6635A"/>
    <w:rsid w:val="00B90BCD"/>
    <w:rsid w:val="00B922DB"/>
    <w:rsid w:val="00B92642"/>
    <w:rsid w:val="00B9677F"/>
    <w:rsid w:val="00B96F9E"/>
    <w:rsid w:val="00BA07EE"/>
    <w:rsid w:val="00BA1266"/>
    <w:rsid w:val="00BB22E1"/>
    <w:rsid w:val="00BB5607"/>
    <w:rsid w:val="00BD1AFE"/>
    <w:rsid w:val="00BD66B0"/>
    <w:rsid w:val="00C00E3F"/>
    <w:rsid w:val="00C01119"/>
    <w:rsid w:val="00C0156F"/>
    <w:rsid w:val="00C0157F"/>
    <w:rsid w:val="00C05B8A"/>
    <w:rsid w:val="00C1279D"/>
    <w:rsid w:val="00C27542"/>
    <w:rsid w:val="00C32071"/>
    <w:rsid w:val="00C369CA"/>
    <w:rsid w:val="00C7017E"/>
    <w:rsid w:val="00C7215F"/>
    <w:rsid w:val="00C85B87"/>
    <w:rsid w:val="00C87010"/>
    <w:rsid w:val="00C87BAA"/>
    <w:rsid w:val="00CA1379"/>
    <w:rsid w:val="00CA2261"/>
    <w:rsid w:val="00CA3C90"/>
    <w:rsid w:val="00CA3ECB"/>
    <w:rsid w:val="00CC14B4"/>
    <w:rsid w:val="00CD1755"/>
    <w:rsid w:val="00CF13A3"/>
    <w:rsid w:val="00CF1AF4"/>
    <w:rsid w:val="00D05C13"/>
    <w:rsid w:val="00D05E46"/>
    <w:rsid w:val="00D1642D"/>
    <w:rsid w:val="00D16641"/>
    <w:rsid w:val="00D20326"/>
    <w:rsid w:val="00D25357"/>
    <w:rsid w:val="00D30583"/>
    <w:rsid w:val="00D358C6"/>
    <w:rsid w:val="00D42621"/>
    <w:rsid w:val="00D43FDC"/>
    <w:rsid w:val="00D56669"/>
    <w:rsid w:val="00D61BF6"/>
    <w:rsid w:val="00D62977"/>
    <w:rsid w:val="00D63B06"/>
    <w:rsid w:val="00D66C6E"/>
    <w:rsid w:val="00D75990"/>
    <w:rsid w:val="00D77712"/>
    <w:rsid w:val="00D870E5"/>
    <w:rsid w:val="00D90941"/>
    <w:rsid w:val="00D9458A"/>
    <w:rsid w:val="00DA7940"/>
    <w:rsid w:val="00DD02C8"/>
    <w:rsid w:val="00DD5497"/>
    <w:rsid w:val="00DE174F"/>
    <w:rsid w:val="00DF3BCE"/>
    <w:rsid w:val="00DF5532"/>
    <w:rsid w:val="00DF5A37"/>
    <w:rsid w:val="00E071A7"/>
    <w:rsid w:val="00E17178"/>
    <w:rsid w:val="00E21176"/>
    <w:rsid w:val="00E3406F"/>
    <w:rsid w:val="00E35E6E"/>
    <w:rsid w:val="00E37B6F"/>
    <w:rsid w:val="00E54564"/>
    <w:rsid w:val="00E56407"/>
    <w:rsid w:val="00E614F2"/>
    <w:rsid w:val="00E6320E"/>
    <w:rsid w:val="00E6662D"/>
    <w:rsid w:val="00E76555"/>
    <w:rsid w:val="00E85DA5"/>
    <w:rsid w:val="00EA0F0B"/>
    <w:rsid w:val="00EA1A94"/>
    <w:rsid w:val="00EA4451"/>
    <w:rsid w:val="00EA61CE"/>
    <w:rsid w:val="00EB17A8"/>
    <w:rsid w:val="00EC1416"/>
    <w:rsid w:val="00EC22CD"/>
    <w:rsid w:val="00ED28D8"/>
    <w:rsid w:val="00EE0115"/>
    <w:rsid w:val="00EF5A1E"/>
    <w:rsid w:val="00EF5F19"/>
    <w:rsid w:val="00EF73CA"/>
    <w:rsid w:val="00F04BE4"/>
    <w:rsid w:val="00F1494C"/>
    <w:rsid w:val="00F168BE"/>
    <w:rsid w:val="00F16B02"/>
    <w:rsid w:val="00F25599"/>
    <w:rsid w:val="00F27581"/>
    <w:rsid w:val="00F41BF3"/>
    <w:rsid w:val="00F45FBC"/>
    <w:rsid w:val="00F52782"/>
    <w:rsid w:val="00F52CC4"/>
    <w:rsid w:val="00F653D2"/>
    <w:rsid w:val="00F71B42"/>
    <w:rsid w:val="00F72DE3"/>
    <w:rsid w:val="00F7381B"/>
    <w:rsid w:val="00F76B00"/>
    <w:rsid w:val="00F80DAA"/>
    <w:rsid w:val="00F8179C"/>
    <w:rsid w:val="00F82023"/>
    <w:rsid w:val="00F97E60"/>
    <w:rsid w:val="00FA1446"/>
    <w:rsid w:val="00FB02C7"/>
    <w:rsid w:val="00FB373B"/>
    <w:rsid w:val="00FC1200"/>
    <w:rsid w:val="00FC1896"/>
    <w:rsid w:val="00FC3C13"/>
    <w:rsid w:val="00FD1365"/>
    <w:rsid w:val="00FF3FB8"/>
    <w:rsid w:val="00FF7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406C88"/>
  <w15:chartTrackingRefBased/>
  <w15:docId w15:val="{4B18AA07-1E3D-8541-9564-85797BC20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="Times New Roman (Body CS)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63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6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6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63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63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63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63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63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63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63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63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63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63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63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6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63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63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6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634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4329E8"/>
  </w:style>
  <w:style w:type="character" w:styleId="CommentReference">
    <w:name w:val="annotation reference"/>
    <w:basedOn w:val="DefaultParagraphFont"/>
    <w:uiPriority w:val="99"/>
    <w:semiHidden/>
    <w:unhideWhenUsed/>
    <w:rsid w:val="00A94F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94F4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94F4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94F4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94F4C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168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68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3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560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084871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301993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search-repository.uwa.edu.au/en/persons/danka-samps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Sampson</dc:creator>
  <cp:keywords/>
  <dc:description/>
  <cp:lastModifiedBy>Sampson, Danuta (Resrch &amp; Innvtn Offc)</cp:lastModifiedBy>
  <cp:revision>7</cp:revision>
  <dcterms:created xsi:type="dcterms:W3CDTF">2024-12-10T03:01:00Z</dcterms:created>
  <dcterms:modified xsi:type="dcterms:W3CDTF">2024-12-13T01:54:00Z</dcterms:modified>
</cp:coreProperties>
</file>