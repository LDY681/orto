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3E26B2" w14:textId="7D126773" w:rsidR="006C4212" w:rsidRPr="003E1450" w:rsidRDefault="006C4212" w:rsidP="006C4212">
      <w:pPr>
        <w:spacing w:line="360" w:lineRule="auto"/>
        <w:rPr>
          <w:rFonts w:ascii="Times New Roman" w:hAnsi="Times New Roman" w:cs="Times New Roman"/>
          <w:b/>
          <w:bCs/>
        </w:rPr>
      </w:pPr>
      <w:r>
        <w:rPr>
          <w:rFonts w:ascii="Times New Roman" w:hAnsi="Times New Roman" w:cs="Times New Roman"/>
          <w:b/>
          <w:bCs/>
        </w:rPr>
        <w:t>Website:</w:t>
      </w:r>
      <w:r w:rsidR="003E1450">
        <w:rPr>
          <w:rFonts w:ascii="Times New Roman" w:hAnsi="Times New Roman" w:cs="Times New Roman"/>
          <w:b/>
          <w:bCs/>
        </w:rPr>
        <w:t xml:space="preserve"> ORTO –</w:t>
      </w:r>
      <w:r>
        <w:rPr>
          <w:rFonts w:ascii="Times New Roman" w:hAnsi="Times New Roman" w:cs="Times New Roman"/>
          <w:b/>
          <w:bCs/>
        </w:rPr>
        <w:t xml:space="preserve"> </w:t>
      </w:r>
      <w:commentRangeStart w:id="0"/>
      <w:r w:rsidRPr="006C4212">
        <w:rPr>
          <w:rFonts w:ascii="Times New Roman" w:hAnsi="Times New Roman" w:cs="Times New Roman"/>
        </w:rPr>
        <w:t>Open</w:t>
      </w:r>
      <w:r w:rsidR="0021244E">
        <w:rPr>
          <w:rFonts w:ascii="Times New Roman" w:hAnsi="Times New Roman" w:cs="Times New Roman"/>
        </w:rPr>
        <w:t xml:space="preserve"> </w:t>
      </w:r>
      <w:r w:rsidR="005B3009">
        <w:rPr>
          <w:rFonts w:ascii="Times New Roman" w:hAnsi="Times New Roman" w:cs="Times New Roman"/>
        </w:rPr>
        <w:t>Research</w:t>
      </w:r>
      <w:r w:rsidR="0023169C">
        <w:rPr>
          <w:rFonts w:ascii="Times New Roman" w:hAnsi="Times New Roman" w:cs="Times New Roman"/>
        </w:rPr>
        <w:t xml:space="preserve"> Tools for </w:t>
      </w:r>
      <w:r w:rsidRPr="006C4212">
        <w:rPr>
          <w:rFonts w:ascii="Times New Roman" w:hAnsi="Times New Roman" w:cs="Times New Roman"/>
        </w:rPr>
        <w:t>Ophthalmolog</w:t>
      </w:r>
      <w:r w:rsidR="0023169C">
        <w:rPr>
          <w:rFonts w:ascii="Times New Roman" w:hAnsi="Times New Roman" w:cs="Times New Roman"/>
        </w:rPr>
        <w:t>y</w:t>
      </w:r>
      <w:commentRangeEnd w:id="0"/>
      <w:r>
        <w:rPr>
          <w:rStyle w:val="CommentReference"/>
        </w:rPr>
        <w:commentReference w:id="0"/>
      </w:r>
    </w:p>
    <w:p w14:paraId="4CF4ADA3" w14:textId="77777777" w:rsidR="006C4212" w:rsidRDefault="006C4212" w:rsidP="006C4212">
      <w:pPr>
        <w:spacing w:line="360" w:lineRule="auto"/>
        <w:rPr>
          <w:rFonts w:ascii="Times New Roman" w:hAnsi="Times New Roman" w:cs="Times New Roman"/>
          <w:b/>
          <w:bCs/>
        </w:rPr>
      </w:pPr>
    </w:p>
    <w:p w14:paraId="4B7D6175" w14:textId="65C59608" w:rsidR="004D49EF" w:rsidRPr="00AD5A51" w:rsidRDefault="006C4212" w:rsidP="00302566">
      <w:pPr>
        <w:shd w:val="clear" w:color="auto" w:fill="FFF2CC" w:themeFill="accent4" w:themeFillTint="33"/>
        <w:spacing w:line="360" w:lineRule="auto"/>
        <w:rPr>
          <w:rFonts w:ascii="Times New Roman" w:hAnsi="Times New Roman" w:cs="Times New Roman"/>
          <w:b/>
          <w:bCs/>
          <w:sz w:val="32"/>
          <w:szCs w:val="32"/>
        </w:rPr>
      </w:pPr>
      <w:commentRangeStart w:id="1"/>
      <w:commentRangeStart w:id="2"/>
      <w:r w:rsidRPr="00AD5A51">
        <w:rPr>
          <w:rFonts w:ascii="Times New Roman" w:hAnsi="Times New Roman" w:cs="Times New Roman"/>
          <w:b/>
          <w:bCs/>
          <w:sz w:val="32"/>
          <w:szCs w:val="32"/>
        </w:rPr>
        <w:t>ABOUT</w:t>
      </w:r>
      <w:commentRangeEnd w:id="1"/>
      <w:r w:rsidRPr="00AD5A51">
        <w:rPr>
          <w:rStyle w:val="CommentReference"/>
          <w:sz w:val="20"/>
          <w:szCs w:val="20"/>
        </w:rPr>
        <w:commentReference w:id="1"/>
      </w:r>
      <w:commentRangeEnd w:id="2"/>
      <w:r w:rsidRPr="00AD5A51">
        <w:rPr>
          <w:rStyle w:val="CommentReference"/>
          <w:sz w:val="20"/>
          <w:szCs w:val="20"/>
        </w:rPr>
        <w:commentReference w:id="2"/>
      </w:r>
      <w:r w:rsidRPr="00AD5A51">
        <w:rPr>
          <w:rFonts w:ascii="Times New Roman" w:hAnsi="Times New Roman" w:cs="Times New Roman"/>
          <w:b/>
          <w:bCs/>
          <w:sz w:val="32"/>
          <w:szCs w:val="32"/>
        </w:rPr>
        <w:t xml:space="preserve"> </w:t>
      </w:r>
    </w:p>
    <w:p w14:paraId="6F87A1CD" w14:textId="16694A4F" w:rsidR="004668C6" w:rsidRDefault="00302566" w:rsidP="00302566">
      <w:pPr>
        <w:spacing w:line="360" w:lineRule="auto"/>
        <w:jc w:val="both"/>
        <w:rPr>
          <w:rFonts w:ascii="Times New Roman" w:hAnsi="Times New Roman" w:cs="Times New Roman"/>
          <w:color w:val="FF0000"/>
          <w:sz w:val="22"/>
          <w:szCs w:val="22"/>
        </w:rPr>
      </w:pPr>
      <w:r w:rsidRPr="004668C6">
        <w:rPr>
          <w:rFonts w:ascii="Times New Roman" w:hAnsi="Times New Roman" w:cs="Times New Roman"/>
          <w:b/>
          <w:bCs/>
          <w:color w:val="FF0000"/>
          <w:sz w:val="22"/>
          <w:szCs w:val="22"/>
        </w:rPr>
        <w:t xml:space="preserve">Open </w:t>
      </w:r>
      <w:r w:rsidR="005B3009" w:rsidRPr="004668C6">
        <w:rPr>
          <w:rFonts w:ascii="Times New Roman" w:hAnsi="Times New Roman" w:cs="Times New Roman"/>
          <w:b/>
          <w:bCs/>
          <w:color w:val="FF0000"/>
          <w:sz w:val="22"/>
          <w:szCs w:val="22"/>
        </w:rPr>
        <w:t>Research</w:t>
      </w:r>
      <w:r w:rsidR="0021244E" w:rsidRPr="004668C6">
        <w:rPr>
          <w:rFonts w:ascii="Times New Roman" w:hAnsi="Times New Roman" w:cs="Times New Roman"/>
          <w:b/>
          <w:bCs/>
          <w:color w:val="FF0000"/>
          <w:sz w:val="22"/>
          <w:szCs w:val="22"/>
        </w:rPr>
        <w:t xml:space="preserve"> </w:t>
      </w:r>
      <w:r w:rsidR="0023169C" w:rsidRPr="004668C6">
        <w:rPr>
          <w:rFonts w:ascii="Times New Roman" w:hAnsi="Times New Roman" w:cs="Times New Roman"/>
          <w:b/>
          <w:bCs/>
          <w:color w:val="FF0000"/>
          <w:sz w:val="22"/>
          <w:szCs w:val="22"/>
        </w:rPr>
        <w:t xml:space="preserve">Tools for </w:t>
      </w:r>
      <w:r w:rsidR="0098179E" w:rsidRPr="004668C6">
        <w:rPr>
          <w:rFonts w:ascii="Times New Roman" w:hAnsi="Times New Roman" w:cs="Times New Roman"/>
          <w:b/>
          <w:bCs/>
          <w:color w:val="FF0000"/>
          <w:sz w:val="22"/>
          <w:szCs w:val="22"/>
        </w:rPr>
        <w:t>Ophthalmology</w:t>
      </w:r>
      <w:r w:rsidR="006C4212" w:rsidRPr="004668C6">
        <w:rPr>
          <w:rFonts w:ascii="Times New Roman" w:hAnsi="Times New Roman" w:cs="Times New Roman"/>
          <w:b/>
          <w:bCs/>
          <w:color w:val="FF0000"/>
          <w:sz w:val="22"/>
          <w:szCs w:val="22"/>
        </w:rPr>
        <w:t xml:space="preserve"> </w:t>
      </w:r>
      <w:r w:rsidR="003E1450" w:rsidRPr="004668C6">
        <w:rPr>
          <w:rFonts w:ascii="Times New Roman" w:hAnsi="Times New Roman" w:cs="Times New Roman"/>
          <w:b/>
          <w:bCs/>
          <w:color w:val="FF0000"/>
          <w:sz w:val="22"/>
          <w:szCs w:val="22"/>
        </w:rPr>
        <w:t xml:space="preserve">(ORTO) </w:t>
      </w:r>
      <w:r w:rsidRPr="004668C6">
        <w:rPr>
          <w:rFonts w:ascii="Times New Roman" w:hAnsi="Times New Roman" w:cs="Times New Roman"/>
          <w:color w:val="FF0000"/>
          <w:sz w:val="22"/>
          <w:szCs w:val="22"/>
        </w:rPr>
        <w:t xml:space="preserve">is </w:t>
      </w:r>
      <w:r w:rsidR="0098179E" w:rsidRPr="004668C6">
        <w:rPr>
          <w:rFonts w:ascii="Times New Roman" w:hAnsi="Times New Roman" w:cs="Times New Roman"/>
          <w:color w:val="FF0000"/>
          <w:sz w:val="22"/>
          <w:szCs w:val="22"/>
        </w:rPr>
        <w:t>an initi</w:t>
      </w:r>
      <w:r w:rsidRPr="004668C6">
        <w:rPr>
          <w:rFonts w:ascii="Times New Roman" w:hAnsi="Times New Roman" w:cs="Times New Roman"/>
          <w:color w:val="FF0000"/>
          <w:sz w:val="22"/>
          <w:szCs w:val="22"/>
        </w:rPr>
        <w:t>ative to promote</w:t>
      </w:r>
      <w:r w:rsidR="004668C6">
        <w:rPr>
          <w:rFonts w:ascii="Times New Roman" w:hAnsi="Times New Roman" w:cs="Times New Roman"/>
          <w:color w:val="FF0000"/>
          <w:sz w:val="22"/>
          <w:szCs w:val="22"/>
        </w:rPr>
        <w:t xml:space="preserve"> open science and </w:t>
      </w:r>
      <w:r w:rsidRPr="004668C6">
        <w:rPr>
          <w:rFonts w:ascii="Times New Roman" w:hAnsi="Times New Roman" w:cs="Times New Roman"/>
          <w:color w:val="FF0000"/>
          <w:sz w:val="22"/>
          <w:szCs w:val="22"/>
        </w:rPr>
        <w:t xml:space="preserve">reproducibility in </w:t>
      </w:r>
      <w:r w:rsidR="004668C6">
        <w:rPr>
          <w:rFonts w:ascii="Times New Roman" w:hAnsi="Times New Roman" w:cs="Times New Roman"/>
          <w:color w:val="FF0000"/>
          <w:sz w:val="22"/>
          <w:szCs w:val="22"/>
        </w:rPr>
        <w:t xml:space="preserve">eye </w:t>
      </w:r>
      <w:r w:rsidRPr="004668C6">
        <w:rPr>
          <w:rFonts w:ascii="Times New Roman" w:hAnsi="Times New Roman" w:cs="Times New Roman"/>
          <w:color w:val="FF0000"/>
          <w:sz w:val="22"/>
          <w:szCs w:val="22"/>
        </w:rPr>
        <w:t xml:space="preserve">research. </w:t>
      </w:r>
      <w:r w:rsidR="004668C6">
        <w:rPr>
          <w:rFonts w:ascii="Times New Roman" w:hAnsi="Times New Roman" w:cs="Times New Roman"/>
          <w:color w:val="FF0000"/>
          <w:sz w:val="22"/>
          <w:szCs w:val="22"/>
        </w:rPr>
        <w:t>ORTO, the Italian word for a vegetable garden, is a powerful metaphor for promoting open science in eye research. T</w:t>
      </w:r>
      <w:r w:rsidR="004668C6" w:rsidRPr="004668C6">
        <w:rPr>
          <w:rFonts w:ascii="Times New Roman" w:hAnsi="Times New Roman" w:cs="Times New Roman"/>
          <w:color w:val="FF0000"/>
          <w:sz w:val="22"/>
          <w:szCs w:val="22"/>
        </w:rPr>
        <w:t>he garden and open science represent systems where open exchange, collaboration,</w:t>
      </w:r>
      <w:r w:rsidR="004668C6">
        <w:rPr>
          <w:rFonts w:ascii="Times New Roman" w:hAnsi="Times New Roman" w:cs="Times New Roman"/>
          <w:color w:val="FF0000"/>
          <w:sz w:val="22"/>
          <w:szCs w:val="22"/>
        </w:rPr>
        <w:t xml:space="preserve"> best practices,</w:t>
      </w:r>
      <w:r w:rsidR="004668C6" w:rsidRPr="004668C6">
        <w:rPr>
          <w:rFonts w:ascii="Times New Roman" w:hAnsi="Times New Roman" w:cs="Times New Roman"/>
          <w:color w:val="FF0000"/>
          <w:sz w:val="22"/>
          <w:szCs w:val="22"/>
        </w:rPr>
        <w:t xml:space="preserve"> and the pooling of resources lead to richer, more sustainable outcomes.</w:t>
      </w:r>
      <w:r w:rsidR="004668C6">
        <w:rPr>
          <w:rFonts w:ascii="Times New Roman" w:hAnsi="Times New Roman" w:cs="Times New Roman"/>
          <w:color w:val="FF0000"/>
          <w:sz w:val="22"/>
          <w:szCs w:val="22"/>
        </w:rPr>
        <w:t xml:space="preserve"> </w:t>
      </w:r>
      <w:r w:rsidR="004668C6" w:rsidRPr="004668C6">
        <w:rPr>
          <w:rFonts w:ascii="Times New Roman" w:hAnsi="Times New Roman" w:cs="Times New Roman"/>
          <w:color w:val="FF0000"/>
          <w:sz w:val="22"/>
          <w:szCs w:val="22"/>
        </w:rPr>
        <w:t xml:space="preserve">Just as a </w:t>
      </w:r>
      <w:proofErr w:type="gramStart"/>
      <w:r w:rsidR="004668C6" w:rsidRPr="004668C6">
        <w:rPr>
          <w:rFonts w:ascii="Times New Roman" w:hAnsi="Times New Roman" w:cs="Times New Roman"/>
          <w:color w:val="FF0000"/>
          <w:sz w:val="22"/>
          <w:szCs w:val="22"/>
        </w:rPr>
        <w:t>garden flourish</w:t>
      </w:r>
      <w:r w:rsidR="004668C6">
        <w:rPr>
          <w:rFonts w:ascii="Times New Roman" w:hAnsi="Times New Roman" w:cs="Times New Roman"/>
          <w:color w:val="FF0000"/>
          <w:sz w:val="22"/>
          <w:szCs w:val="22"/>
        </w:rPr>
        <w:t>es</w:t>
      </w:r>
      <w:proofErr w:type="gramEnd"/>
      <w:r w:rsidR="004668C6" w:rsidRPr="004668C6">
        <w:rPr>
          <w:rFonts w:ascii="Times New Roman" w:hAnsi="Times New Roman" w:cs="Times New Roman"/>
          <w:color w:val="FF0000"/>
          <w:sz w:val="22"/>
          <w:szCs w:val="22"/>
        </w:rPr>
        <w:t xml:space="preserve"> when all its elements are accessible and nurtured, open science accelerates progress by making scientific knowledge freely available, enabling discoveries to grow and evolve through shared effort and transparency.</w:t>
      </w:r>
    </w:p>
    <w:p w14:paraId="16F3A9C9" w14:textId="55DEFBC9" w:rsidR="00D4037E" w:rsidRPr="004668C6" w:rsidRDefault="004668C6" w:rsidP="00302566">
      <w:pPr>
        <w:spacing w:line="360" w:lineRule="auto"/>
        <w:jc w:val="both"/>
        <w:rPr>
          <w:rFonts w:ascii="Times New Roman" w:hAnsi="Times New Roman" w:cs="Times New Roman"/>
          <w:color w:val="FF0000"/>
          <w:sz w:val="22"/>
          <w:szCs w:val="22"/>
        </w:rPr>
      </w:pPr>
      <w:r>
        <w:rPr>
          <w:rFonts w:ascii="Times New Roman" w:hAnsi="Times New Roman" w:cs="Times New Roman"/>
          <w:color w:val="FF0000"/>
          <w:sz w:val="22"/>
          <w:szCs w:val="22"/>
        </w:rPr>
        <w:t>ORTO aims</w:t>
      </w:r>
      <w:r w:rsidR="00302566" w:rsidRPr="004668C6">
        <w:rPr>
          <w:rFonts w:ascii="Times New Roman" w:hAnsi="Times New Roman" w:cs="Times New Roman"/>
          <w:color w:val="FF0000"/>
          <w:sz w:val="22"/>
          <w:szCs w:val="22"/>
        </w:rPr>
        <w:t xml:space="preserve"> to </w:t>
      </w:r>
      <w:r w:rsidR="0098179E" w:rsidRPr="004668C6">
        <w:rPr>
          <w:rFonts w:ascii="Times New Roman" w:hAnsi="Times New Roman" w:cs="Times New Roman"/>
          <w:color w:val="FF0000"/>
          <w:sz w:val="22"/>
          <w:szCs w:val="22"/>
        </w:rPr>
        <w:t>encourag</w:t>
      </w:r>
      <w:r w:rsidR="00302566" w:rsidRPr="004668C6">
        <w:rPr>
          <w:rFonts w:ascii="Times New Roman" w:hAnsi="Times New Roman" w:cs="Times New Roman"/>
          <w:color w:val="FF0000"/>
          <w:sz w:val="22"/>
          <w:szCs w:val="22"/>
        </w:rPr>
        <w:t>e collaborations across institutions and the development of multi-site projects that will lead to standardi</w:t>
      </w:r>
      <w:r w:rsidR="0098179E" w:rsidRPr="004668C6">
        <w:rPr>
          <w:rFonts w:ascii="Times New Roman" w:hAnsi="Times New Roman" w:cs="Times New Roman"/>
          <w:color w:val="FF0000"/>
          <w:sz w:val="22"/>
          <w:szCs w:val="22"/>
        </w:rPr>
        <w:t>s</w:t>
      </w:r>
      <w:r w:rsidR="00302566" w:rsidRPr="004668C6">
        <w:rPr>
          <w:rFonts w:ascii="Times New Roman" w:hAnsi="Times New Roman" w:cs="Times New Roman"/>
          <w:color w:val="FF0000"/>
          <w:sz w:val="22"/>
          <w:szCs w:val="22"/>
        </w:rPr>
        <w:t xml:space="preserve">ed imaging protocols, data analysis methods, and finding reporting in the </w:t>
      </w:r>
      <w:r w:rsidR="0098179E" w:rsidRPr="004668C6">
        <w:rPr>
          <w:rFonts w:ascii="Times New Roman" w:hAnsi="Times New Roman" w:cs="Times New Roman"/>
          <w:color w:val="FF0000"/>
          <w:sz w:val="22"/>
          <w:szCs w:val="22"/>
        </w:rPr>
        <w:t>ophthalmic</w:t>
      </w:r>
      <w:r w:rsidR="00302566" w:rsidRPr="004668C6">
        <w:rPr>
          <w:rFonts w:ascii="Times New Roman" w:hAnsi="Times New Roman" w:cs="Times New Roman"/>
          <w:color w:val="FF0000"/>
          <w:sz w:val="22"/>
          <w:szCs w:val="22"/>
        </w:rPr>
        <w:t xml:space="preserve"> field. We aim to establish a repository of data analysis software, </w:t>
      </w:r>
      <w:r w:rsidR="0098179E" w:rsidRPr="004668C6">
        <w:rPr>
          <w:rFonts w:ascii="Times New Roman" w:hAnsi="Times New Roman" w:cs="Times New Roman"/>
          <w:color w:val="FF0000"/>
          <w:sz w:val="22"/>
          <w:szCs w:val="22"/>
        </w:rPr>
        <w:t>ophthalmic</w:t>
      </w:r>
      <w:r w:rsidR="00302566" w:rsidRPr="004668C6">
        <w:rPr>
          <w:rFonts w:ascii="Times New Roman" w:hAnsi="Times New Roman" w:cs="Times New Roman"/>
          <w:color w:val="FF0000"/>
          <w:sz w:val="22"/>
          <w:szCs w:val="22"/>
        </w:rPr>
        <w:t xml:space="preserve"> images, </w:t>
      </w:r>
      <w:r w:rsidR="0098179E" w:rsidRPr="004668C6">
        <w:rPr>
          <w:rFonts w:ascii="Times New Roman" w:hAnsi="Times New Roman" w:cs="Times New Roman"/>
          <w:color w:val="FF0000"/>
          <w:sz w:val="22"/>
          <w:szCs w:val="22"/>
        </w:rPr>
        <w:t xml:space="preserve">and </w:t>
      </w:r>
      <w:r w:rsidR="00302566" w:rsidRPr="004668C6">
        <w:rPr>
          <w:rFonts w:ascii="Times New Roman" w:hAnsi="Times New Roman" w:cs="Times New Roman"/>
          <w:color w:val="FF0000"/>
          <w:sz w:val="22"/>
          <w:szCs w:val="22"/>
        </w:rPr>
        <w:t>protocols towards standardi</w:t>
      </w:r>
      <w:r w:rsidR="0098179E" w:rsidRPr="004668C6">
        <w:rPr>
          <w:rFonts w:ascii="Times New Roman" w:hAnsi="Times New Roman" w:cs="Times New Roman"/>
          <w:color w:val="FF0000"/>
          <w:sz w:val="22"/>
          <w:szCs w:val="22"/>
        </w:rPr>
        <w:t>s</w:t>
      </w:r>
      <w:r w:rsidR="00302566" w:rsidRPr="004668C6">
        <w:rPr>
          <w:rFonts w:ascii="Times New Roman" w:hAnsi="Times New Roman" w:cs="Times New Roman"/>
          <w:color w:val="FF0000"/>
          <w:sz w:val="22"/>
          <w:szCs w:val="22"/>
        </w:rPr>
        <w:t>ing methods between instruments and across different institutions</w:t>
      </w:r>
      <w:r w:rsidR="00AD5A51" w:rsidRPr="004668C6">
        <w:rPr>
          <w:rFonts w:ascii="Times New Roman" w:hAnsi="Times New Roman" w:cs="Times New Roman"/>
          <w:color w:val="FF0000"/>
          <w:sz w:val="22"/>
          <w:szCs w:val="22"/>
        </w:rPr>
        <w:t>, w</w:t>
      </w:r>
      <w:r w:rsidR="006C4212" w:rsidRPr="004668C6">
        <w:rPr>
          <w:rFonts w:ascii="Times New Roman" w:hAnsi="Times New Roman" w:cs="Times New Roman"/>
          <w:color w:val="FF0000"/>
          <w:sz w:val="22"/>
          <w:szCs w:val="22"/>
        </w:rPr>
        <w:t xml:space="preserve">ith the overall goal of supporting new knowledge generation about ocular diseases and </w:t>
      </w:r>
      <w:r w:rsidR="00302566" w:rsidRPr="004668C6">
        <w:rPr>
          <w:rFonts w:ascii="Times New Roman" w:hAnsi="Times New Roman" w:cs="Times New Roman"/>
          <w:color w:val="FF0000"/>
          <w:sz w:val="22"/>
          <w:szCs w:val="22"/>
        </w:rPr>
        <w:t>identify</w:t>
      </w:r>
      <w:r w:rsidR="006C4212" w:rsidRPr="004668C6">
        <w:rPr>
          <w:rFonts w:ascii="Times New Roman" w:hAnsi="Times New Roman" w:cs="Times New Roman"/>
          <w:color w:val="FF0000"/>
          <w:sz w:val="22"/>
          <w:szCs w:val="22"/>
        </w:rPr>
        <w:t>ing</w:t>
      </w:r>
      <w:r w:rsidR="00302566" w:rsidRPr="004668C6">
        <w:rPr>
          <w:rFonts w:ascii="Times New Roman" w:hAnsi="Times New Roman" w:cs="Times New Roman"/>
          <w:color w:val="FF0000"/>
          <w:sz w:val="22"/>
          <w:szCs w:val="22"/>
        </w:rPr>
        <w:t xml:space="preserve"> the best biomarkers for early diagnosis, monitoring of progression, and response to treatments in retinal disease. </w:t>
      </w:r>
      <w:r w:rsidR="000E7348" w:rsidRPr="004668C6">
        <w:rPr>
          <w:rFonts w:ascii="Times New Roman" w:hAnsi="Times New Roman" w:cs="Times New Roman"/>
          <w:color w:val="FF0000"/>
          <w:sz w:val="22"/>
          <w:szCs w:val="22"/>
        </w:rPr>
        <w:t xml:space="preserve">Please note that we are not </w:t>
      </w:r>
      <w:r w:rsidR="00AD5A51" w:rsidRPr="004668C6">
        <w:rPr>
          <w:rFonts w:ascii="Times New Roman" w:hAnsi="Times New Roman" w:cs="Times New Roman"/>
          <w:color w:val="FF0000"/>
          <w:sz w:val="22"/>
          <w:szCs w:val="22"/>
        </w:rPr>
        <w:t>able</w:t>
      </w:r>
      <w:r w:rsidR="000E7348" w:rsidRPr="004668C6">
        <w:rPr>
          <w:rFonts w:ascii="Times New Roman" w:hAnsi="Times New Roman" w:cs="Times New Roman"/>
          <w:color w:val="FF0000"/>
          <w:sz w:val="22"/>
          <w:szCs w:val="22"/>
        </w:rPr>
        <w:t xml:space="preserve"> to validate all existing resources</w:t>
      </w:r>
      <w:r w:rsidR="00AD5A51" w:rsidRPr="004668C6">
        <w:rPr>
          <w:rFonts w:ascii="Times New Roman" w:hAnsi="Times New Roman" w:cs="Times New Roman"/>
          <w:color w:val="FF0000"/>
          <w:sz w:val="22"/>
          <w:szCs w:val="22"/>
        </w:rPr>
        <w:t xml:space="preserve">; therefore, the user </w:t>
      </w:r>
      <w:r w:rsidR="00156DC7">
        <w:rPr>
          <w:rFonts w:ascii="Times New Roman" w:hAnsi="Times New Roman" w:cs="Times New Roman"/>
          <w:color w:val="FF0000"/>
          <w:sz w:val="22"/>
          <w:szCs w:val="22"/>
        </w:rPr>
        <w:t xml:space="preserve">must </w:t>
      </w:r>
      <w:r w:rsidR="000D5DD4">
        <w:rPr>
          <w:rFonts w:ascii="Times New Roman" w:hAnsi="Times New Roman" w:cs="Times New Roman"/>
          <w:color w:val="FF0000"/>
          <w:sz w:val="22"/>
          <w:szCs w:val="22"/>
        </w:rPr>
        <w:t>assess for themself</w:t>
      </w:r>
      <w:r w:rsidR="00AD5A51" w:rsidRPr="004668C6">
        <w:rPr>
          <w:rFonts w:ascii="Times New Roman" w:hAnsi="Times New Roman" w:cs="Times New Roman"/>
          <w:color w:val="FF0000"/>
          <w:sz w:val="22"/>
          <w:szCs w:val="22"/>
        </w:rPr>
        <w:t xml:space="preserve"> the usefulness of available resources for</w:t>
      </w:r>
      <w:r w:rsidR="000D5DD4">
        <w:rPr>
          <w:rFonts w:ascii="Times New Roman" w:hAnsi="Times New Roman" w:cs="Times New Roman"/>
          <w:color w:val="FF0000"/>
          <w:sz w:val="22"/>
          <w:szCs w:val="22"/>
        </w:rPr>
        <w:t xml:space="preserve"> their</w:t>
      </w:r>
      <w:r w:rsidR="00AD5A51" w:rsidRPr="004668C6">
        <w:rPr>
          <w:rFonts w:ascii="Times New Roman" w:hAnsi="Times New Roman" w:cs="Times New Roman"/>
          <w:color w:val="FF0000"/>
          <w:sz w:val="22"/>
          <w:szCs w:val="22"/>
        </w:rPr>
        <w:t xml:space="preserve"> research. </w:t>
      </w:r>
    </w:p>
    <w:p w14:paraId="530E6BC6" w14:textId="77777777" w:rsidR="000E7348" w:rsidRDefault="000E7348" w:rsidP="00302566">
      <w:pPr>
        <w:spacing w:line="360" w:lineRule="auto"/>
        <w:jc w:val="both"/>
        <w:rPr>
          <w:rFonts w:ascii="Times New Roman" w:hAnsi="Times New Roman" w:cs="Times New Roman"/>
          <w:sz w:val="22"/>
          <w:szCs w:val="22"/>
        </w:rPr>
      </w:pPr>
    </w:p>
    <w:p w14:paraId="497EE575" w14:textId="0201C967"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RESOURCES</w:t>
      </w:r>
    </w:p>
    <w:p w14:paraId="0E6CEFA4" w14:textId="2E852B4B"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OPEN-SOURCE SOFTWARE TOOLS</w:t>
      </w:r>
    </w:p>
    <w:p w14:paraId="3A226704" w14:textId="504A46E4" w:rsidR="00320763" w:rsidRPr="00D76C08" w:rsidRDefault="00B90ECD" w:rsidP="00D76C08">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OPTICAL COHERENCE TOMOGRAPHY ANGIOGRAPHY</w:t>
      </w:r>
    </w:p>
    <w:p w14:paraId="220B7F21" w14:textId="26184996" w:rsidR="00D76C08" w:rsidRDefault="00320763" w:rsidP="00D76C08">
      <w:pPr>
        <w:spacing w:line="360" w:lineRule="auto"/>
        <w:jc w:val="both"/>
        <w:rPr>
          <w:rStyle w:val="Hyperlink"/>
          <w:rFonts w:ascii="Times New Roman" w:hAnsi="Times New Roman" w:cs="Times New Roman"/>
          <w:b/>
          <w:bCs/>
          <w:sz w:val="22"/>
          <w:szCs w:val="22"/>
        </w:rPr>
      </w:pPr>
      <w:r w:rsidRPr="00D76C08">
        <w:rPr>
          <w:rFonts w:ascii="Times New Roman" w:hAnsi="Times New Roman" w:cs="Times New Roman"/>
          <w:b/>
          <w:bCs/>
          <w:color w:val="FF0000"/>
          <w:sz w:val="22"/>
          <w:szCs w:val="22"/>
        </w:rPr>
        <w:t>OCTAVA</w:t>
      </w:r>
      <w:r w:rsidRPr="00D76C08">
        <w:rPr>
          <w:rFonts w:ascii="Times New Roman" w:hAnsi="Times New Roman" w:cs="Times New Roman"/>
          <w:color w:val="FF0000"/>
          <w:sz w:val="22"/>
          <w:szCs w:val="22"/>
        </w:rPr>
        <w:t xml:space="preserve"> – </w:t>
      </w:r>
      <w:r w:rsidR="00D76C08" w:rsidRPr="00D76C08">
        <w:rPr>
          <w:rFonts w:ascii="Times New Roman" w:hAnsi="Times New Roman" w:cs="Times New Roman"/>
          <w:color w:val="FF0000"/>
          <w:sz w:val="22"/>
          <w:szCs w:val="22"/>
        </w:rPr>
        <w:t xml:space="preserve">a semi-automated software tool developed in MATLAB, designed as a stand-alone </w:t>
      </w:r>
      <w:commentRangeStart w:id="3"/>
      <w:r w:rsidR="00D76C08" w:rsidRPr="00D76C08">
        <w:rPr>
          <w:rFonts w:ascii="Times New Roman" w:hAnsi="Times New Roman" w:cs="Times New Roman"/>
          <w:color w:val="FF0000"/>
          <w:sz w:val="22"/>
          <w:szCs w:val="22"/>
        </w:rPr>
        <w:t>application</w:t>
      </w:r>
      <w:commentRangeEnd w:id="3"/>
      <w:r w:rsidR="0008594D">
        <w:rPr>
          <w:rStyle w:val="CommentReference"/>
        </w:rPr>
        <w:commentReference w:id="3"/>
      </w:r>
      <w:r w:rsidR="00D76C08" w:rsidRPr="00D76C08">
        <w:rPr>
          <w:rFonts w:ascii="Times New Roman" w:hAnsi="Times New Roman" w:cs="Times New Roman"/>
          <w:color w:val="FF0000"/>
          <w:sz w:val="22"/>
          <w:szCs w:val="22"/>
        </w:rPr>
        <w:t xml:space="preserve"> with an intuitive graphical user interface (GUI). It leverages advanced image processing techniques, including the </w:t>
      </w:r>
      <w:proofErr w:type="spellStart"/>
      <w:r w:rsidR="00D76C08" w:rsidRPr="00D76C08">
        <w:rPr>
          <w:rFonts w:ascii="Times New Roman" w:hAnsi="Times New Roman" w:cs="Times New Roman"/>
          <w:color w:val="FF0000"/>
          <w:sz w:val="22"/>
          <w:szCs w:val="22"/>
        </w:rPr>
        <w:t>Frangi</w:t>
      </w:r>
      <w:proofErr w:type="spellEnd"/>
      <w:r w:rsidR="00D76C08" w:rsidRPr="00D76C08">
        <w:rPr>
          <w:rFonts w:ascii="Times New Roman" w:hAnsi="Times New Roman" w:cs="Times New Roman"/>
          <w:color w:val="FF0000"/>
          <w:sz w:val="22"/>
          <w:szCs w:val="22"/>
        </w:rPr>
        <w:t xml:space="preserve"> </w:t>
      </w:r>
      <w:proofErr w:type="spellStart"/>
      <w:r w:rsidR="00D76C08" w:rsidRPr="00D76C08">
        <w:rPr>
          <w:rFonts w:ascii="Times New Roman" w:hAnsi="Times New Roman" w:cs="Times New Roman"/>
          <w:color w:val="FF0000"/>
          <w:sz w:val="22"/>
          <w:szCs w:val="22"/>
        </w:rPr>
        <w:t>vesselness</w:t>
      </w:r>
      <w:proofErr w:type="spellEnd"/>
      <w:r w:rsidR="00D76C08" w:rsidRPr="00D76C08">
        <w:rPr>
          <w:rFonts w:ascii="Times New Roman" w:hAnsi="Times New Roman" w:cs="Times New Roman"/>
          <w:color w:val="FF0000"/>
          <w:sz w:val="22"/>
          <w:szCs w:val="22"/>
        </w:rPr>
        <w:t xml:space="preserve"> filter and the Fuzzy C-means algorithm, to perform vessel segmentation. The toolbox generates a range of microvascular metrics, including seven metrics for the entire image or selected subregions, and six specific metrics for characterizing the foveal avascular zone (FAZ). OCTAVA offers two distinct operating modes: a single-image processing mode for individual analyses and a batch processing mode for handling multiple images simultaneously, all with minimal user input. In both modes, the software follows the same image processing workflow to ensure consistency. The software provides users with a comprehensive set of outputs, including binarized, skeletonized, and FAZ-segmented images, allowing for visual inspection of the analysis results. Quantitative metrics are saved in an Excel file, making it easy for users to access and further analy</w:t>
      </w:r>
      <w:r w:rsidR="009C296F">
        <w:rPr>
          <w:rFonts w:ascii="Times New Roman" w:hAnsi="Times New Roman" w:cs="Times New Roman"/>
          <w:color w:val="FF0000"/>
          <w:sz w:val="22"/>
          <w:szCs w:val="22"/>
        </w:rPr>
        <w:t>s</w:t>
      </w:r>
      <w:r w:rsidR="00D76C08" w:rsidRPr="00D76C08">
        <w:rPr>
          <w:rFonts w:ascii="Times New Roman" w:hAnsi="Times New Roman" w:cs="Times New Roman"/>
          <w:color w:val="FF0000"/>
          <w:sz w:val="22"/>
          <w:szCs w:val="22"/>
        </w:rPr>
        <w:t xml:space="preserve">e the raw data. For more information on how to use OCTAVA, you can watch the introductory video </w:t>
      </w:r>
      <w:r w:rsidR="00D76C08" w:rsidRPr="003C56DE">
        <w:rPr>
          <w:rFonts w:ascii="Times New Roman" w:hAnsi="Times New Roman" w:cs="Times New Roman"/>
          <w:color w:val="FF0000"/>
          <w:sz w:val="22"/>
          <w:szCs w:val="22"/>
          <w:highlight w:val="yellow"/>
          <w:rPrChange w:id="4" w:author="Dayu Liu (24188516)" w:date="2024-12-05T14:27:00Z" w16du:dateUtc="2024-12-05T06:27:00Z">
            <w:rPr>
              <w:rFonts w:ascii="Times New Roman" w:hAnsi="Times New Roman" w:cs="Times New Roman"/>
              <w:color w:val="FF0000"/>
              <w:sz w:val="22"/>
              <w:szCs w:val="22"/>
            </w:rPr>
          </w:rPrChange>
        </w:rPr>
        <w:lastRenderedPageBreak/>
        <w:t>[here]</w:t>
      </w:r>
      <w:r w:rsidR="00D76C08" w:rsidRPr="00D76C08">
        <w:rPr>
          <w:rFonts w:ascii="Times New Roman" w:hAnsi="Times New Roman" w:cs="Times New Roman"/>
          <w:color w:val="FF0000"/>
          <w:sz w:val="22"/>
          <w:szCs w:val="22"/>
        </w:rPr>
        <w:t xml:space="preserve">, read the peer-reviewed paper </w:t>
      </w:r>
      <w:r w:rsidR="00D76C08" w:rsidRPr="00CE48B5">
        <w:rPr>
          <w:rFonts w:ascii="Times New Roman" w:hAnsi="Times New Roman" w:cs="Times New Roman"/>
          <w:b/>
          <w:bCs/>
          <w:color w:val="0070C0"/>
          <w:sz w:val="22"/>
          <w:szCs w:val="22"/>
        </w:rPr>
        <w:t>[</w:t>
      </w:r>
      <w:hyperlink r:id="rId9" w:history="1">
        <w:r w:rsidR="00D76C08" w:rsidRPr="00CE48B5">
          <w:rPr>
            <w:rStyle w:val="Hyperlink"/>
            <w:rFonts w:ascii="Times New Roman" w:hAnsi="Times New Roman" w:cs="Times New Roman"/>
            <w:b/>
            <w:bCs/>
            <w:color w:val="0070C0"/>
            <w:sz w:val="22"/>
            <w:szCs w:val="22"/>
          </w:rPr>
          <w:t>here],</w:t>
        </w:r>
      </w:hyperlink>
      <w:r w:rsidR="00D76C08" w:rsidRPr="00D76C08">
        <w:rPr>
          <w:rFonts w:ascii="Times New Roman" w:hAnsi="Times New Roman" w:cs="Times New Roman"/>
          <w:color w:val="FF0000"/>
          <w:sz w:val="22"/>
          <w:szCs w:val="22"/>
        </w:rPr>
        <w:t xml:space="preserve"> download </w:t>
      </w:r>
      <w:proofErr w:type="spellStart"/>
      <w:r w:rsidR="00D76C08" w:rsidRPr="00D76C08">
        <w:rPr>
          <w:rFonts w:ascii="Times New Roman" w:hAnsi="Times New Roman" w:cs="Times New Roman"/>
          <w:color w:val="FF0000"/>
          <w:sz w:val="22"/>
          <w:szCs w:val="22"/>
        </w:rPr>
        <w:t>Matlab</w:t>
      </w:r>
      <w:proofErr w:type="spellEnd"/>
      <w:r w:rsidR="00D76C08" w:rsidRPr="00D76C08">
        <w:rPr>
          <w:rFonts w:ascii="Times New Roman" w:hAnsi="Times New Roman" w:cs="Times New Roman"/>
          <w:color w:val="FF0000"/>
          <w:sz w:val="22"/>
          <w:szCs w:val="22"/>
        </w:rPr>
        <w:t xml:space="preserve"> app</w:t>
      </w:r>
      <w:r w:rsidR="003C6AE9">
        <w:rPr>
          <w:rFonts w:ascii="Times New Roman" w:hAnsi="Times New Roman" w:cs="Times New Roman"/>
          <w:color w:val="FF0000"/>
          <w:sz w:val="22"/>
          <w:szCs w:val="22"/>
        </w:rPr>
        <w:t xml:space="preserve"> and the source code on </w:t>
      </w:r>
      <w:proofErr w:type="spellStart"/>
      <w:r w:rsidR="003C6AE9">
        <w:rPr>
          <w:rFonts w:ascii="Times New Roman" w:hAnsi="Times New Roman" w:cs="Times New Roman"/>
          <w:color w:val="FF0000"/>
          <w:sz w:val="22"/>
          <w:szCs w:val="22"/>
        </w:rPr>
        <w:t>Github</w:t>
      </w:r>
      <w:proofErr w:type="spellEnd"/>
      <w:r w:rsidR="00D76C08" w:rsidRPr="00D76C08">
        <w:rPr>
          <w:rFonts w:ascii="Times New Roman" w:hAnsi="Times New Roman" w:cs="Times New Roman"/>
          <w:color w:val="FF0000"/>
          <w:sz w:val="22"/>
          <w:szCs w:val="22"/>
        </w:rPr>
        <w:t xml:space="preserve"> </w:t>
      </w:r>
      <w:hyperlink r:id="rId10" w:history="1">
        <w:r w:rsidR="00D76C08" w:rsidRPr="00CE48B5">
          <w:rPr>
            <w:rStyle w:val="Hyperlink"/>
            <w:rFonts w:ascii="Times New Roman" w:hAnsi="Times New Roman" w:cs="Times New Roman"/>
            <w:b/>
            <w:bCs/>
            <w:sz w:val="22"/>
            <w:szCs w:val="22"/>
          </w:rPr>
          <w:t>[here]</w:t>
        </w:r>
      </w:hyperlink>
      <w:r w:rsidR="00D76C08" w:rsidRPr="00CE48B5">
        <w:rPr>
          <w:rFonts w:ascii="Times New Roman" w:hAnsi="Times New Roman" w:cs="Times New Roman"/>
          <w:b/>
          <w:bCs/>
          <w:color w:val="FF0000"/>
          <w:sz w:val="22"/>
          <w:szCs w:val="22"/>
        </w:rPr>
        <w:t xml:space="preserve"> </w:t>
      </w:r>
      <w:r w:rsidR="00D76C08" w:rsidRPr="00D76C08">
        <w:rPr>
          <w:rFonts w:ascii="Times New Roman" w:hAnsi="Times New Roman" w:cs="Times New Roman"/>
          <w:color w:val="FF0000"/>
          <w:sz w:val="22"/>
          <w:szCs w:val="22"/>
        </w:rPr>
        <w:t xml:space="preserve">or stand-alone version </w:t>
      </w:r>
      <w:hyperlink r:id="rId11" w:history="1">
        <w:r w:rsidR="00D76C08" w:rsidRPr="00CE48B5">
          <w:rPr>
            <w:rStyle w:val="Hyperlink"/>
            <w:rFonts w:ascii="Times New Roman" w:hAnsi="Times New Roman" w:cs="Times New Roman"/>
            <w:b/>
            <w:bCs/>
            <w:sz w:val="22"/>
            <w:szCs w:val="22"/>
          </w:rPr>
          <w:t>[here].</w:t>
        </w:r>
      </w:hyperlink>
    </w:p>
    <w:p w14:paraId="18B3F7AF" w14:textId="77777777" w:rsidR="003C6AE9" w:rsidRPr="004668C6" w:rsidRDefault="003C6AE9" w:rsidP="00D76C08">
      <w:pPr>
        <w:spacing w:line="360" w:lineRule="auto"/>
        <w:jc w:val="both"/>
        <w:rPr>
          <w:rFonts w:ascii="Times New Roman" w:hAnsi="Times New Roman" w:cs="Times New Roman"/>
          <w:color w:val="FF0000"/>
          <w:sz w:val="22"/>
          <w:szCs w:val="22"/>
        </w:rPr>
      </w:pPr>
    </w:p>
    <w:p w14:paraId="73925816" w14:textId="51139ADB" w:rsidR="00D76C08" w:rsidRPr="00FD764C" w:rsidRDefault="00D76C08" w:rsidP="00D76C08">
      <w:pPr>
        <w:spacing w:line="360" w:lineRule="auto"/>
        <w:jc w:val="both"/>
        <w:rPr>
          <w:rFonts w:ascii="Times New Roman" w:hAnsi="Times New Roman" w:cs="Times New Roman"/>
          <w:color w:val="FF0000"/>
          <w:sz w:val="22"/>
          <w:szCs w:val="22"/>
        </w:rPr>
      </w:pPr>
      <w:r w:rsidRPr="00B90ECD">
        <w:rPr>
          <w:rFonts w:ascii="Times New Roman" w:hAnsi="Times New Roman" w:cs="Times New Roman"/>
          <w:b/>
          <w:bCs/>
          <w:sz w:val="22"/>
          <w:szCs w:val="22"/>
        </w:rPr>
        <w:t>Erlangen-Angio-Tool (EA-Tool)</w:t>
      </w:r>
      <w:r>
        <w:rPr>
          <w:rFonts w:ascii="Times New Roman" w:hAnsi="Times New Roman" w:cs="Times New Roman"/>
          <w:b/>
          <w:bCs/>
          <w:sz w:val="22"/>
          <w:szCs w:val="22"/>
        </w:rPr>
        <w:t xml:space="preserve"> -</w:t>
      </w:r>
      <w:r w:rsidRPr="00B90ECD">
        <w:rPr>
          <w:rFonts w:ascii="Times New Roman" w:hAnsi="Times New Roman" w:cs="Times New Roman"/>
          <w:sz w:val="22"/>
          <w:szCs w:val="22"/>
        </w:rPr>
        <w:t xml:space="preserve"> </w:t>
      </w:r>
      <w:r>
        <w:rPr>
          <w:rFonts w:ascii="Times New Roman" w:hAnsi="Times New Roman" w:cs="Times New Roman"/>
          <w:sz w:val="22"/>
          <w:szCs w:val="22"/>
        </w:rPr>
        <w:t xml:space="preserve">a semi-automated tool coded in </w:t>
      </w:r>
      <w:proofErr w:type="spellStart"/>
      <w:r>
        <w:rPr>
          <w:rFonts w:ascii="Times New Roman" w:hAnsi="Times New Roman" w:cs="Times New Roman"/>
          <w:sz w:val="22"/>
          <w:szCs w:val="22"/>
        </w:rPr>
        <w:t>Matlab</w:t>
      </w:r>
      <w:proofErr w:type="spellEnd"/>
      <w:r>
        <w:rPr>
          <w:rFonts w:ascii="Times New Roman" w:hAnsi="Times New Roman" w:cs="Times New Roman"/>
          <w:sz w:val="22"/>
          <w:szCs w:val="22"/>
        </w:rPr>
        <w:t xml:space="preserve"> and designed as stand-alone software with a graphical user interface. The software applies the </w:t>
      </w:r>
      <w:proofErr w:type="spellStart"/>
      <w:r>
        <w:rPr>
          <w:rFonts w:ascii="Times New Roman" w:hAnsi="Times New Roman" w:cs="Times New Roman"/>
          <w:sz w:val="22"/>
          <w:szCs w:val="22"/>
        </w:rPr>
        <w:t>Frangi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vesselness</w:t>
      </w:r>
      <w:proofErr w:type="spellEnd"/>
      <w:r>
        <w:rPr>
          <w:rFonts w:ascii="Times New Roman" w:hAnsi="Times New Roman" w:cs="Times New Roman"/>
          <w:sz w:val="22"/>
          <w:szCs w:val="22"/>
        </w:rPr>
        <w:t xml:space="preserve"> filter and Otsu thresholding algorithm for vessel segmentation. After uploading the OCTA image, the user marks the centre of the macular region. It helps to divide the image into 11 sub-regions for analysis. The software delivers microvascular metrics such as vessel area density and foveal avascular zone area. </w:t>
      </w:r>
      <w:r w:rsidR="00FD764C" w:rsidRPr="00FD764C">
        <w:rPr>
          <w:rFonts w:ascii="Times New Roman" w:hAnsi="Times New Roman" w:cs="Times New Roman"/>
          <w:color w:val="FF0000"/>
          <w:sz w:val="22"/>
          <w:szCs w:val="22"/>
        </w:rPr>
        <w:t xml:space="preserve">For more information about EA-TOOL, you can read the peer-reviewed paper </w:t>
      </w:r>
      <w:r w:rsidR="00FD764C" w:rsidRPr="00FD764C">
        <w:rPr>
          <w:rFonts w:ascii="Times New Roman" w:hAnsi="Times New Roman" w:cs="Times New Roman"/>
          <w:b/>
          <w:bCs/>
          <w:color w:val="FF0000"/>
          <w:sz w:val="22"/>
          <w:szCs w:val="22"/>
        </w:rPr>
        <w:t>[</w:t>
      </w:r>
      <w:hyperlink r:id="rId12" w:history="1">
        <w:r w:rsidRPr="00FD764C">
          <w:rPr>
            <w:rStyle w:val="Hyperlink"/>
            <w:rFonts w:ascii="Times New Roman" w:hAnsi="Times New Roman" w:cs="Times New Roman"/>
            <w:b/>
            <w:bCs/>
            <w:color w:val="FF0000"/>
            <w:sz w:val="22"/>
            <w:szCs w:val="22"/>
          </w:rPr>
          <w:t>here</w:t>
        </w:r>
      </w:hyperlink>
      <w:r w:rsidR="00FD764C" w:rsidRPr="00FD764C">
        <w:rPr>
          <w:rFonts w:ascii="Times New Roman" w:hAnsi="Times New Roman" w:cs="Times New Roman"/>
          <w:b/>
          <w:bCs/>
          <w:color w:val="FF0000"/>
          <w:sz w:val="22"/>
          <w:szCs w:val="22"/>
        </w:rPr>
        <w:t>]</w:t>
      </w:r>
      <w:r w:rsidR="00FD764C" w:rsidRPr="00FD764C">
        <w:rPr>
          <w:rFonts w:ascii="Times New Roman" w:hAnsi="Times New Roman" w:cs="Times New Roman"/>
          <w:color w:val="FF0000"/>
          <w:sz w:val="22"/>
          <w:szCs w:val="22"/>
        </w:rPr>
        <w:t>.</w:t>
      </w:r>
    </w:p>
    <w:p w14:paraId="7534A1B7" w14:textId="77777777" w:rsidR="00C14499" w:rsidRPr="00B90ECD" w:rsidRDefault="00C14499" w:rsidP="00B60926">
      <w:pPr>
        <w:spacing w:line="360" w:lineRule="auto"/>
        <w:jc w:val="both"/>
        <w:rPr>
          <w:rFonts w:ascii="Times New Roman" w:hAnsi="Times New Roman" w:cs="Times New Roman"/>
          <w:b/>
          <w:bCs/>
          <w:sz w:val="22"/>
          <w:szCs w:val="22"/>
        </w:rPr>
      </w:pPr>
    </w:p>
    <w:p w14:paraId="561794B8" w14:textId="007FEAE7" w:rsidR="00320763" w:rsidRDefault="00320763" w:rsidP="00B60926">
      <w:pPr>
        <w:spacing w:line="360" w:lineRule="auto"/>
        <w:jc w:val="both"/>
        <w:rPr>
          <w:rFonts w:ascii="Times New Roman" w:hAnsi="Times New Roman" w:cs="Times New Roman"/>
          <w:sz w:val="22"/>
          <w:szCs w:val="22"/>
        </w:rPr>
      </w:pPr>
      <w:r w:rsidRPr="00C14499">
        <w:rPr>
          <w:rFonts w:ascii="Times New Roman" w:hAnsi="Times New Roman" w:cs="Times New Roman"/>
          <w:b/>
          <w:bCs/>
          <w:sz w:val="22"/>
          <w:szCs w:val="22"/>
        </w:rPr>
        <w:t>OCTA-</w:t>
      </w:r>
      <w:proofErr w:type="spellStart"/>
      <w:r w:rsidRPr="00C14499">
        <w:rPr>
          <w:rFonts w:ascii="Times New Roman" w:hAnsi="Times New Roman" w:cs="Times New Roman"/>
          <w:b/>
          <w:bCs/>
          <w:sz w:val="22"/>
          <w:szCs w:val="22"/>
        </w:rPr>
        <w:t>ReVA</w:t>
      </w:r>
      <w:proofErr w:type="spellEnd"/>
      <w:r>
        <w:rPr>
          <w:rFonts w:ascii="Times New Roman" w:hAnsi="Times New Roman" w:cs="Times New Roman"/>
          <w:sz w:val="22"/>
          <w:szCs w:val="22"/>
        </w:rPr>
        <w:t xml:space="preserve"> – a semi-automated tool coded in </w:t>
      </w:r>
      <w:proofErr w:type="spellStart"/>
      <w:r>
        <w:rPr>
          <w:rFonts w:ascii="Times New Roman" w:hAnsi="Times New Roman" w:cs="Times New Roman"/>
          <w:sz w:val="22"/>
          <w:szCs w:val="22"/>
        </w:rPr>
        <w:t>Matlab</w:t>
      </w:r>
      <w:proofErr w:type="spellEnd"/>
      <w:r>
        <w:rPr>
          <w:rFonts w:ascii="Times New Roman" w:hAnsi="Times New Roman" w:cs="Times New Roman"/>
          <w:sz w:val="22"/>
          <w:szCs w:val="22"/>
        </w:rPr>
        <w:t xml:space="preserve"> and designed as stand-alone software with a graphical user interface. </w:t>
      </w:r>
      <w:r w:rsidR="00D91EAB">
        <w:rPr>
          <w:rFonts w:ascii="Times New Roman" w:hAnsi="Times New Roman" w:cs="Times New Roman"/>
          <w:sz w:val="22"/>
          <w:szCs w:val="22"/>
        </w:rPr>
        <w:t xml:space="preserve">It supports single and batch processing. Enables saving of analysis results directly into Excel format and exporting of the images. </w:t>
      </w:r>
      <w:r>
        <w:rPr>
          <w:rFonts w:ascii="Times New Roman" w:hAnsi="Times New Roman" w:cs="Times New Roman"/>
          <w:sz w:val="22"/>
          <w:szCs w:val="22"/>
        </w:rPr>
        <w:t xml:space="preserve">The software applies the </w:t>
      </w:r>
      <w:proofErr w:type="spellStart"/>
      <w:r>
        <w:rPr>
          <w:rFonts w:ascii="Times New Roman" w:hAnsi="Times New Roman" w:cs="Times New Roman"/>
          <w:sz w:val="22"/>
          <w:szCs w:val="22"/>
        </w:rPr>
        <w:t>Frangi</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vesselness</w:t>
      </w:r>
      <w:proofErr w:type="spellEnd"/>
      <w:r>
        <w:rPr>
          <w:rFonts w:ascii="Times New Roman" w:hAnsi="Times New Roman" w:cs="Times New Roman"/>
          <w:sz w:val="22"/>
          <w:szCs w:val="22"/>
        </w:rPr>
        <w:t xml:space="preserve"> filter and </w:t>
      </w:r>
      <w:r w:rsidR="00242518">
        <w:rPr>
          <w:rFonts w:ascii="Times New Roman" w:hAnsi="Times New Roman" w:cs="Times New Roman"/>
          <w:sz w:val="22"/>
          <w:szCs w:val="22"/>
        </w:rPr>
        <w:t xml:space="preserve">five different segmentation methods (Otsu thresholding algorithm, fixed thresholding, mean thresholding, median thresholding, and the 3-sigma method). </w:t>
      </w:r>
      <w:r>
        <w:rPr>
          <w:rFonts w:ascii="Times New Roman" w:hAnsi="Times New Roman" w:cs="Times New Roman"/>
          <w:sz w:val="22"/>
          <w:szCs w:val="22"/>
        </w:rPr>
        <w:t>The software delivers several metrics, including blood vessel density (BVD), blood vessel tortuosity (BVT), blood vessel calib</w:t>
      </w:r>
      <w:r w:rsidR="00D91EAB">
        <w:rPr>
          <w:rFonts w:ascii="Times New Roman" w:hAnsi="Times New Roman" w:cs="Times New Roman"/>
          <w:sz w:val="22"/>
          <w:szCs w:val="22"/>
        </w:rPr>
        <w:t>re</w:t>
      </w:r>
      <w:r>
        <w:rPr>
          <w:rFonts w:ascii="Times New Roman" w:hAnsi="Times New Roman" w:cs="Times New Roman"/>
          <w:sz w:val="22"/>
          <w:szCs w:val="22"/>
        </w:rPr>
        <w:t xml:space="preserve"> (BVC), perfusion intensity density, vessel area flux and normalised blood flow index, fovea avascular zone area (FAZA), FAZ perimeter, FAZ irregularity. </w:t>
      </w:r>
      <w:r w:rsidR="00C14499" w:rsidRPr="00C14499">
        <w:rPr>
          <w:rFonts w:ascii="Times New Roman" w:hAnsi="Times New Roman" w:cs="Times New Roman"/>
          <w:color w:val="FF0000"/>
          <w:sz w:val="22"/>
          <w:szCs w:val="22"/>
        </w:rPr>
        <w:t xml:space="preserve">The details can be found </w:t>
      </w:r>
      <w:r w:rsidR="00F031CF">
        <w:rPr>
          <w:rFonts w:ascii="Times New Roman" w:hAnsi="Times New Roman" w:cs="Times New Roman"/>
          <w:color w:val="FF0000"/>
          <w:sz w:val="22"/>
          <w:szCs w:val="22"/>
        </w:rPr>
        <w:t>[</w:t>
      </w:r>
      <w:hyperlink r:id="rId13" w:history="1">
        <w:r w:rsidR="00C14499" w:rsidRPr="00C14499">
          <w:rPr>
            <w:rStyle w:val="Hyperlink"/>
            <w:rFonts w:ascii="Times New Roman" w:hAnsi="Times New Roman" w:cs="Times New Roman"/>
            <w:b/>
            <w:bCs/>
            <w:color w:val="FF0000"/>
            <w:sz w:val="22"/>
            <w:szCs w:val="22"/>
          </w:rPr>
          <w:t>here</w:t>
        </w:r>
      </w:hyperlink>
      <w:r w:rsidR="00F031CF">
        <w:rPr>
          <w:rFonts w:ascii="Times New Roman" w:hAnsi="Times New Roman" w:cs="Times New Roman"/>
          <w:b/>
          <w:bCs/>
          <w:color w:val="FF0000"/>
          <w:sz w:val="22"/>
          <w:szCs w:val="22"/>
        </w:rPr>
        <w:t>]</w:t>
      </w:r>
      <w:r w:rsidR="00C14499" w:rsidRPr="00C14499">
        <w:rPr>
          <w:rFonts w:ascii="Times New Roman" w:hAnsi="Times New Roman" w:cs="Times New Roman"/>
          <w:color w:val="FF0000"/>
          <w:sz w:val="22"/>
          <w:szCs w:val="22"/>
        </w:rPr>
        <w:t xml:space="preserve">. The source code is </w:t>
      </w:r>
      <w:r w:rsidR="00F031CF">
        <w:rPr>
          <w:rFonts w:ascii="Times New Roman" w:hAnsi="Times New Roman" w:cs="Times New Roman"/>
          <w:color w:val="FF0000"/>
          <w:sz w:val="22"/>
          <w:szCs w:val="22"/>
        </w:rPr>
        <w:t>[</w:t>
      </w:r>
      <w:hyperlink r:id="rId14" w:history="1">
        <w:r w:rsidR="00C14499" w:rsidRPr="00C14499">
          <w:rPr>
            <w:rStyle w:val="Hyperlink"/>
            <w:rFonts w:ascii="Times New Roman" w:hAnsi="Times New Roman" w:cs="Times New Roman"/>
            <w:b/>
            <w:bCs/>
            <w:color w:val="FF0000"/>
            <w:sz w:val="22"/>
            <w:szCs w:val="22"/>
          </w:rPr>
          <w:t>here</w:t>
        </w:r>
      </w:hyperlink>
      <w:r w:rsidR="00F031CF">
        <w:rPr>
          <w:rFonts w:ascii="Times New Roman" w:hAnsi="Times New Roman" w:cs="Times New Roman"/>
          <w:b/>
          <w:bCs/>
          <w:color w:val="FF0000"/>
          <w:sz w:val="22"/>
          <w:szCs w:val="22"/>
        </w:rPr>
        <w:t>]</w:t>
      </w:r>
      <w:r w:rsidR="00C14499" w:rsidRPr="00C14499">
        <w:rPr>
          <w:rFonts w:ascii="Times New Roman" w:hAnsi="Times New Roman" w:cs="Times New Roman"/>
          <w:color w:val="FF0000"/>
          <w:sz w:val="22"/>
          <w:szCs w:val="22"/>
        </w:rPr>
        <w:t>.</w:t>
      </w:r>
    </w:p>
    <w:p w14:paraId="7720B08D" w14:textId="77777777" w:rsidR="00B60926" w:rsidRDefault="00B60926" w:rsidP="00B60926">
      <w:pPr>
        <w:spacing w:line="360" w:lineRule="auto"/>
        <w:jc w:val="both"/>
        <w:rPr>
          <w:rFonts w:ascii="Times New Roman" w:hAnsi="Times New Roman" w:cs="Times New Roman"/>
          <w:sz w:val="22"/>
          <w:szCs w:val="22"/>
        </w:rPr>
      </w:pPr>
    </w:p>
    <w:p w14:paraId="3C220297" w14:textId="77777777" w:rsidR="00B60926" w:rsidRDefault="00B60926" w:rsidP="00B60926">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ANTERIOR CHAMBER</w:t>
      </w:r>
    </w:p>
    <w:p w14:paraId="7A05BF0A" w14:textId="77777777" w:rsidR="000E7348" w:rsidRDefault="000E7348" w:rsidP="00302566">
      <w:pPr>
        <w:spacing w:line="360" w:lineRule="auto"/>
        <w:jc w:val="both"/>
        <w:rPr>
          <w:rFonts w:ascii="Times New Roman" w:hAnsi="Times New Roman" w:cs="Times New Roman"/>
          <w:sz w:val="22"/>
          <w:szCs w:val="22"/>
        </w:rPr>
      </w:pPr>
    </w:p>
    <w:p w14:paraId="7A399F81" w14:textId="77777777" w:rsidR="000034E6" w:rsidRDefault="000034E6" w:rsidP="00302566">
      <w:pPr>
        <w:spacing w:line="360" w:lineRule="auto"/>
        <w:jc w:val="both"/>
        <w:rPr>
          <w:rFonts w:ascii="Times New Roman" w:hAnsi="Times New Roman" w:cs="Times New Roman"/>
          <w:sz w:val="22"/>
          <w:szCs w:val="22"/>
        </w:rPr>
      </w:pPr>
    </w:p>
    <w:p w14:paraId="656ED186" w14:textId="77777777" w:rsidR="000034E6" w:rsidRDefault="000034E6" w:rsidP="00302566">
      <w:pPr>
        <w:spacing w:line="360" w:lineRule="auto"/>
        <w:jc w:val="both"/>
        <w:rPr>
          <w:rFonts w:ascii="Times New Roman" w:hAnsi="Times New Roman" w:cs="Times New Roman"/>
          <w:sz w:val="22"/>
          <w:szCs w:val="22"/>
        </w:rPr>
      </w:pPr>
    </w:p>
    <w:p w14:paraId="3FB40CB8" w14:textId="77777777" w:rsidR="000034E6" w:rsidRDefault="000034E6" w:rsidP="00302566">
      <w:pPr>
        <w:spacing w:line="360" w:lineRule="auto"/>
        <w:jc w:val="both"/>
        <w:rPr>
          <w:rFonts w:ascii="Times New Roman" w:hAnsi="Times New Roman" w:cs="Times New Roman"/>
          <w:sz w:val="22"/>
          <w:szCs w:val="22"/>
        </w:rPr>
      </w:pPr>
    </w:p>
    <w:p w14:paraId="7CAB28B4" w14:textId="77777777" w:rsidR="000E7348" w:rsidRDefault="000E7348" w:rsidP="00302566">
      <w:pPr>
        <w:spacing w:line="360" w:lineRule="auto"/>
        <w:jc w:val="both"/>
        <w:rPr>
          <w:rFonts w:ascii="Times New Roman" w:hAnsi="Times New Roman" w:cs="Times New Roman"/>
          <w:sz w:val="22"/>
          <w:szCs w:val="22"/>
        </w:rPr>
      </w:pPr>
    </w:p>
    <w:p w14:paraId="11994F08" w14:textId="77777777" w:rsidR="000E7348" w:rsidRDefault="000E7348" w:rsidP="00302566">
      <w:pPr>
        <w:spacing w:line="360" w:lineRule="auto"/>
        <w:jc w:val="both"/>
        <w:rPr>
          <w:rFonts w:ascii="Times New Roman" w:hAnsi="Times New Roman" w:cs="Times New Roman"/>
          <w:sz w:val="22"/>
          <w:szCs w:val="22"/>
        </w:rPr>
      </w:pPr>
    </w:p>
    <w:p w14:paraId="4EE0E7C1" w14:textId="77777777" w:rsidR="00AD5A51" w:rsidRDefault="00AD5A51" w:rsidP="00302566">
      <w:pPr>
        <w:spacing w:line="360" w:lineRule="auto"/>
        <w:jc w:val="both"/>
        <w:rPr>
          <w:rFonts w:ascii="Times New Roman" w:hAnsi="Times New Roman" w:cs="Times New Roman"/>
          <w:sz w:val="22"/>
          <w:szCs w:val="22"/>
        </w:rPr>
      </w:pPr>
    </w:p>
    <w:p w14:paraId="6FC23B9B" w14:textId="6D82C98D"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OPEN-SOURCE DATABASES</w:t>
      </w:r>
    </w:p>
    <w:p w14:paraId="17C4CC6C" w14:textId="166410F0"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RETINA</w:t>
      </w:r>
    </w:p>
    <w:p w14:paraId="07F45148" w14:textId="0FF825C7" w:rsidR="003E1450" w:rsidRPr="003E1450" w:rsidRDefault="0021244E" w:rsidP="00302566">
      <w:pPr>
        <w:spacing w:line="360" w:lineRule="auto"/>
        <w:jc w:val="both"/>
        <w:rPr>
          <w:rFonts w:ascii="Times New Roman" w:hAnsi="Times New Roman" w:cs="Times New Roman"/>
          <w:b/>
          <w:bCs/>
          <w:color w:val="FF0000"/>
          <w:sz w:val="22"/>
          <w:szCs w:val="22"/>
        </w:rPr>
      </w:pPr>
      <w:r w:rsidRPr="003E1450">
        <w:rPr>
          <w:rFonts w:ascii="Times New Roman" w:hAnsi="Times New Roman" w:cs="Times New Roman"/>
          <w:b/>
          <w:bCs/>
          <w:color w:val="FF0000"/>
          <w:sz w:val="22"/>
          <w:szCs w:val="22"/>
        </w:rPr>
        <w:t xml:space="preserve">OCTA-500 – </w:t>
      </w:r>
      <w:r w:rsidRPr="003E1450">
        <w:rPr>
          <w:rFonts w:ascii="Times New Roman" w:hAnsi="Times New Roman" w:cs="Times New Roman"/>
          <w:color w:val="FF0000"/>
          <w:sz w:val="22"/>
          <w:szCs w:val="22"/>
        </w:rPr>
        <w:t>a dataset of OCT and OCTA images</w:t>
      </w:r>
      <w:r w:rsidR="005E54CE" w:rsidRPr="003E1450">
        <w:rPr>
          <w:rFonts w:ascii="Times New Roman" w:hAnsi="Times New Roman" w:cs="Times New Roman"/>
          <w:color w:val="FF0000"/>
          <w:sz w:val="22"/>
          <w:szCs w:val="22"/>
        </w:rPr>
        <w:t xml:space="preserve">: </w:t>
      </w:r>
      <w:r w:rsidR="00A70699" w:rsidRPr="003E1450">
        <w:rPr>
          <w:rFonts w:ascii="Times New Roman" w:hAnsi="Times New Roman" w:cs="Times New Roman"/>
          <w:color w:val="FF0000"/>
          <w:sz w:val="22"/>
          <w:szCs w:val="22"/>
        </w:rPr>
        <w:t>3</w:t>
      </w:r>
      <w:r w:rsidR="00A70699" w:rsidRPr="003E1450">
        <w:rPr>
          <w:rFonts w:ascii="Times New Roman" w:hAnsi="Times New Roman" w:cs="Times New Roman"/>
          <w:color w:val="FF0000"/>
          <w:sz w:val="22"/>
          <w:szCs w:val="22"/>
        </w:rPr>
        <w:sym w:font="Symbol" w:char="F0B4"/>
      </w:r>
      <w:r w:rsidR="00A70699" w:rsidRPr="003E1450">
        <w:rPr>
          <w:rFonts w:ascii="Times New Roman" w:hAnsi="Times New Roman" w:cs="Times New Roman"/>
          <w:color w:val="FF0000"/>
          <w:sz w:val="22"/>
          <w:szCs w:val="22"/>
        </w:rPr>
        <w:t>3-mm</w:t>
      </w:r>
      <w:r w:rsidR="005E54CE" w:rsidRPr="003E1450">
        <w:rPr>
          <w:rFonts w:ascii="Times New Roman" w:hAnsi="Times New Roman" w:cs="Times New Roman"/>
          <w:color w:val="FF0000"/>
          <w:sz w:val="22"/>
          <w:szCs w:val="22"/>
        </w:rPr>
        <w:t xml:space="preserve"> (200 subjects) </w:t>
      </w:r>
      <w:r w:rsidR="00A70699" w:rsidRPr="003E1450">
        <w:rPr>
          <w:rFonts w:ascii="Times New Roman" w:hAnsi="Times New Roman" w:cs="Times New Roman"/>
          <w:color w:val="FF0000"/>
          <w:sz w:val="22"/>
          <w:szCs w:val="22"/>
        </w:rPr>
        <w:t>and 6</w:t>
      </w:r>
      <w:r w:rsidR="00A70699" w:rsidRPr="003E1450">
        <w:rPr>
          <w:rFonts w:ascii="Times New Roman" w:hAnsi="Times New Roman" w:cs="Times New Roman"/>
          <w:color w:val="FF0000"/>
          <w:sz w:val="22"/>
          <w:szCs w:val="22"/>
        </w:rPr>
        <w:sym w:font="Symbol" w:char="F0B4"/>
      </w:r>
      <w:r w:rsidR="00A70699" w:rsidRPr="003E1450">
        <w:rPr>
          <w:rFonts w:ascii="Times New Roman" w:hAnsi="Times New Roman" w:cs="Times New Roman"/>
          <w:color w:val="FF0000"/>
          <w:sz w:val="22"/>
          <w:szCs w:val="22"/>
        </w:rPr>
        <w:t>6-mm</w:t>
      </w:r>
      <w:r w:rsidR="005E54CE" w:rsidRPr="003E1450">
        <w:rPr>
          <w:rFonts w:ascii="Times New Roman" w:hAnsi="Times New Roman" w:cs="Times New Roman"/>
          <w:color w:val="FF0000"/>
          <w:sz w:val="22"/>
          <w:szCs w:val="22"/>
        </w:rPr>
        <w:t xml:space="preserve"> (300 subjects) </w:t>
      </w:r>
      <w:r w:rsidR="001B124A">
        <w:rPr>
          <w:rFonts w:ascii="Times New Roman" w:hAnsi="Times New Roman" w:cs="Times New Roman"/>
          <w:color w:val="FF0000"/>
          <w:sz w:val="22"/>
          <w:szCs w:val="22"/>
        </w:rPr>
        <w:t xml:space="preserve">including </w:t>
      </w:r>
      <w:r w:rsidR="005E54CE" w:rsidRPr="003E1450">
        <w:rPr>
          <w:rFonts w:ascii="Times New Roman" w:hAnsi="Times New Roman" w:cs="Times New Roman"/>
          <w:color w:val="FF0000"/>
          <w:sz w:val="22"/>
          <w:szCs w:val="22"/>
        </w:rPr>
        <w:t xml:space="preserve">a combination of </w:t>
      </w:r>
      <w:r w:rsidR="00F472CB" w:rsidRPr="003E1450">
        <w:rPr>
          <w:rFonts w:ascii="Times New Roman" w:hAnsi="Times New Roman" w:cs="Times New Roman"/>
          <w:color w:val="FF0000"/>
          <w:sz w:val="22"/>
          <w:szCs w:val="22"/>
        </w:rPr>
        <w:t>healthy and diseased eyes</w:t>
      </w:r>
      <w:r w:rsidR="008147AB" w:rsidRPr="003E1450">
        <w:rPr>
          <w:rFonts w:ascii="Times New Roman" w:hAnsi="Times New Roman" w:cs="Times New Roman"/>
          <w:color w:val="FF0000"/>
          <w:sz w:val="22"/>
          <w:szCs w:val="22"/>
        </w:rPr>
        <w:t>, i.e., AMD, DR, CNV and RVO</w:t>
      </w:r>
      <w:r w:rsidRPr="003E1450">
        <w:rPr>
          <w:rFonts w:ascii="Times New Roman" w:hAnsi="Times New Roman" w:cs="Times New Roman"/>
          <w:color w:val="FF0000"/>
          <w:sz w:val="22"/>
          <w:szCs w:val="22"/>
        </w:rPr>
        <w:t xml:space="preserve">. The dataset provides images and annotations, six </w:t>
      </w:r>
      <w:r w:rsidR="00A70699" w:rsidRPr="003E1450">
        <w:rPr>
          <w:rFonts w:ascii="Times New Roman" w:hAnsi="Times New Roman" w:cs="Times New Roman"/>
          <w:color w:val="FF0000"/>
          <w:sz w:val="22"/>
          <w:szCs w:val="22"/>
        </w:rPr>
        <w:t>different maximum intensity projection</w:t>
      </w:r>
      <w:r w:rsidRPr="003E1450">
        <w:rPr>
          <w:rFonts w:ascii="Times New Roman" w:hAnsi="Times New Roman" w:cs="Times New Roman"/>
          <w:color w:val="FF0000"/>
          <w:sz w:val="22"/>
          <w:szCs w:val="22"/>
        </w:rPr>
        <w:t xml:space="preserve"> image</w:t>
      </w:r>
      <w:r w:rsidR="00A70699" w:rsidRPr="003E1450">
        <w:rPr>
          <w:rFonts w:ascii="Times New Roman" w:hAnsi="Times New Roman" w:cs="Times New Roman"/>
          <w:color w:val="FF0000"/>
          <w:sz w:val="22"/>
          <w:szCs w:val="22"/>
        </w:rPr>
        <w:t>s (covering various retinal depths)</w:t>
      </w:r>
      <w:r w:rsidRPr="003E1450">
        <w:rPr>
          <w:rFonts w:ascii="Times New Roman" w:hAnsi="Times New Roman" w:cs="Times New Roman"/>
          <w:color w:val="FF0000"/>
          <w:sz w:val="22"/>
          <w:szCs w:val="22"/>
        </w:rPr>
        <w:t>, four types of text labels (age/gender/eye/disease)</w:t>
      </w:r>
      <w:r w:rsidR="00A70699" w:rsidRPr="003E1450">
        <w:rPr>
          <w:rFonts w:ascii="Times New Roman" w:hAnsi="Times New Roman" w:cs="Times New Roman"/>
          <w:color w:val="FF0000"/>
          <w:sz w:val="22"/>
          <w:szCs w:val="22"/>
        </w:rPr>
        <w:t xml:space="preserve"> and seven types of segmentation labels (large vessels/capillary/artery/vein/2D FAZ/3D FAZ/retinal layers). Images are collected with </w:t>
      </w:r>
      <w:proofErr w:type="spellStart"/>
      <w:r w:rsidR="00A70699" w:rsidRPr="003E1450">
        <w:rPr>
          <w:rFonts w:ascii="Times New Roman" w:hAnsi="Times New Roman" w:cs="Times New Roman"/>
          <w:color w:val="FF0000"/>
          <w:sz w:val="22"/>
          <w:szCs w:val="22"/>
        </w:rPr>
        <w:t>RTVue</w:t>
      </w:r>
      <w:proofErr w:type="spellEnd"/>
      <w:r w:rsidR="00A70699" w:rsidRPr="003E1450">
        <w:rPr>
          <w:rFonts w:ascii="Times New Roman" w:hAnsi="Times New Roman" w:cs="Times New Roman"/>
          <w:color w:val="FF0000"/>
          <w:sz w:val="22"/>
          <w:szCs w:val="22"/>
        </w:rPr>
        <w:t>-XR</w:t>
      </w:r>
      <w:r w:rsidR="00A70699" w:rsidRPr="001D3445">
        <w:rPr>
          <w:rFonts w:ascii="Times New Roman" w:hAnsi="Times New Roman" w:cs="Times New Roman"/>
          <w:color w:val="FF0000"/>
          <w:sz w:val="22"/>
          <w:szCs w:val="22"/>
          <w:highlight w:val="yellow"/>
          <w:rPrChange w:id="5" w:author="Dayu Liu (24188516)" w:date="2024-12-05T14:29:00Z" w16du:dateUtc="2024-12-05T06:29:00Z">
            <w:rPr>
              <w:rFonts w:ascii="Times New Roman" w:hAnsi="Times New Roman" w:cs="Times New Roman"/>
              <w:color w:val="FF0000"/>
              <w:sz w:val="22"/>
              <w:szCs w:val="22"/>
            </w:rPr>
          </w:rPrChange>
        </w:rPr>
        <w:t>,</w:t>
      </w:r>
      <w:r w:rsidR="00A70699" w:rsidRPr="003E1450">
        <w:rPr>
          <w:rFonts w:ascii="Times New Roman" w:hAnsi="Times New Roman" w:cs="Times New Roman"/>
          <w:color w:val="FF0000"/>
          <w:sz w:val="22"/>
          <w:szCs w:val="22"/>
        </w:rPr>
        <w:t xml:space="preserve"> </w:t>
      </w:r>
      <w:proofErr w:type="spellStart"/>
      <w:r w:rsidR="00A70699" w:rsidRPr="003E1450">
        <w:rPr>
          <w:rFonts w:ascii="Times New Roman" w:hAnsi="Times New Roman" w:cs="Times New Roman"/>
          <w:color w:val="FF0000"/>
          <w:sz w:val="22"/>
          <w:szCs w:val="22"/>
        </w:rPr>
        <w:t>Optovue</w:t>
      </w:r>
      <w:proofErr w:type="spellEnd"/>
      <w:r w:rsidR="00A70699" w:rsidRPr="003E1450">
        <w:rPr>
          <w:rFonts w:ascii="Times New Roman" w:hAnsi="Times New Roman" w:cs="Times New Roman"/>
          <w:color w:val="FF0000"/>
          <w:sz w:val="22"/>
          <w:szCs w:val="22"/>
        </w:rPr>
        <w:t>, CA</w:t>
      </w:r>
      <w:r w:rsidR="00417D2B">
        <w:rPr>
          <w:rFonts w:ascii="Times New Roman" w:hAnsi="Times New Roman" w:cs="Times New Roman"/>
          <w:color w:val="FF0000"/>
          <w:sz w:val="22"/>
          <w:szCs w:val="22"/>
        </w:rPr>
        <w:t>, USA</w:t>
      </w:r>
      <w:r w:rsidR="00A70699" w:rsidRPr="003C56DE">
        <w:rPr>
          <w:rFonts w:ascii="Times New Roman" w:hAnsi="Times New Roman" w:cs="Times New Roman"/>
          <w:color w:val="FF0000"/>
          <w:sz w:val="22"/>
          <w:szCs w:val="22"/>
          <w:highlight w:val="yellow"/>
          <w:rPrChange w:id="6" w:author="Dayu Liu (24188516)" w:date="2024-12-05T14:27:00Z" w16du:dateUtc="2024-12-05T06:27:00Z">
            <w:rPr>
              <w:rFonts w:ascii="Times New Roman" w:hAnsi="Times New Roman" w:cs="Times New Roman"/>
              <w:color w:val="FF0000"/>
              <w:sz w:val="22"/>
              <w:szCs w:val="22"/>
            </w:rPr>
          </w:rPrChange>
        </w:rPr>
        <w:t>)</w:t>
      </w:r>
      <w:r w:rsidR="00A70699" w:rsidRPr="003E1450">
        <w:rPr>
          <w:rFonts w:ascii="Times New Roman" w:hAnsi="Times New Roman" w:cs="Times New Roman"/>
          <w:color w:val="FF0000"/>
          <w:sz w:val="22"/>
          <w:szCs w:val="22"/>
        </w:rPr>
        <w:t xml:space="preserve">. </w:t>
      </w:r>
      <w:r w:rsidR="00382503" w:rsidRPr="003E1450">
        <w:rPr>
          <w:rFonts w:ascii="Times New Roman" w:hAnsi="Times New Roman" w:cs="Times New Roman"/>
          <w:color w:val="FF0000"/>
          <w:sz w:val="22"/>
          <w:szCs w:val="22"/>
        </w:rPr>
        <w:t xml:space="preserve">The OCT and OCTA datasets are available </w:t>
      </w:r>
      <w:r w:rsidR="002671A6">
        <w:rPr>
          <w:rFonts w:ascii="Times New Roman" w:hAnsi="Times New Roman" w:cs="Times New Roman"/>
          <w:color w:val="FF0000"/>
          <w:sz w:val="22"/>
          <w:szCs w:val="22"/>
        </w:rPr>
        <w:t>[</w:t>
      </w:r>
      <w:hyperlink r:id="rId15" w:history="1">
        <w:r w:rsidR="00382503" w:rsidRPr="003E1450">
          <w:rPr>
            <w:rStyle w:val="Hyperlink"/>
            <w:rFonts w:ascii="Times New Roman" w:hAnsi="Times New Roman" w:cs="Times New Roman"/>
            <w:b/>
            <w:bCs/>
            <w:color w:val="FF0000"/>
            <w:sz w:val="22"/>
            <w:szCs w:val="22"/>
          </w:rPr>
          <w:t>here</w:t>
        </w:r>
      </w:hyperlink>
      <w:r w:rsidR="002671A6">
        <w:rPr>
          <w:rStyle w:val="Hyperlink"/>
          <w:rFonts w:ascii="Times New Roman" w:hAnsi="Times New Roman" w:cs="Times New Roman"/>
          <w:b/>
          <w:bCs/>
          <w:color w:val="FF0000"/>
          <w:sz w:val="22"/>
          <w:szCs w:val="22"/>
        </w:rPr>
        <w:t>]</w:t>
      </w:r>
      <w:r w:rsidR="00382503" w:rsidRPr="003E1450">
        <w:rPr>
          <w:rFonts w:ascii="Times New Roman" w:hAnsi="Times New Roman" w:cs="Times New Roman"/>
          <w:color w:val="FF0000"/>
          <w:sz w:val="22"/>
          <w:szCs w:val="22"/>
        </w:rPr>
        <w:t xml:space="preserve">. </w:t>
      </w:r>
      <w:r w:rsidR="00382503" w:rsidRPr="003E1450">
        <w:rPr>
          <w:rFonts w:ascii="Times New Roman" w:hAnsi="Times New Roman" w:cs="Times New Roman"/>
          <w:b/>
          <w:bCs/>
          <w:color w:val="FF0000"/>
          <w:sz w:val="22"/>
          <w:szCs w:val="22"/>
        </w:rPr>
        <w:t>Publication</w:t>
      </w:r>
      <w:r w:rsidR="003E1450" w:rsidRPr="003E1450">
        <w:rPr>
          <w:rFonts w:ascii="Times New Roman" w:hAnsi="Times New Roman" w:cs="Times New Roman"/>
          <w:b/>
          <w:bCs/>
          <w:color w:val="FF0000"/>
          <w:sz w:val="22"/>
          <w:szCs w:val="22"/>
        </w:rPr>
        <w:t xml:space="preserve"> is available [</w:t>
      </w:r>
      <w:hyperlink r:id="rId16" w:history="1">
        <w:r w:rsidR="003E1450" w:rsidRPr="003E1450">
          <w:rPr>
            <w:rStyle w:val="Hyperlink"/>
            <w:rFonts w:ascii="Times New Roman" w:hAnsi="Times New Roman" w:cs="Times New Roman"/>
            <w:b/>
            <w:bCs/>
            <w:sz w:val="22"/>
            <w:szCs w:val="22"/>
          </w:rPr>
          <w:t>here</w:t>
        </w:r>
      </w:hyperlink>
      <w:r w:rsidR="003E1450" w:rsidRPr="003E1450">
        <w:rPr>
          <w:rFonts w:ascii="Times New Roman" w:hAnsi="Times New Roman" w:cs="Times New Roman"/>
          <w:b/>
          <w:bCs/>
          <w:color w:val="FF0000"/>
          <w:sz w:val="22"/>
          <w:szCs w:val="22"/>
        </w:rPr>
        <w:t>].</w:t>
      </w:r>
    </w:p>
    <w:p w14:paraId="3C166F8B" w14:textId="77777777" w:rsidR="00F472CB" w:rsidRDefault="00F472CB" w:rsidP="00302566">
      <w:pPr>
        <w:spacing w:line="360" w:lineRule="auto"/>
        <w:jc w:val="both"/>
        <w:rPr>
          <w:rFonts w:ascii="Times New Roman" w:hAnsi="Times New Roman" w:cs="Times New Roman"/>
          <w:sz w:val="22"/>
          <w:szCs w:val="22"/>
        </w:rPr>
      </w:pPr>
    </w:p>
    <w:p w14:paraId="1827DB58" w14:textId="5F296EA5" w:rsidR="000A60AC" w:rsidRDefault="00A70699" w:rsidP="000A60AC">
      <w:pPr>
        <w:spacing w:line="360" w:lineRule="auto"/>
        <w:jc w:val="both"/>
        <w:rPr>
          <w:rFonts w:ascii="Times New Roman" w:hAnsi="Times New Roman" w:cs="Times New Roman"/>
          <w:color w:val="FF0000"/>
          <w:sz w:val="22"/>
          <w:szCs w:val="22"/>
        </w:rPr>
      </w:pPr>
      <w:r w:rsidRPr="00A70699">
        <w:rPr>
          <w:rFonts w:ascii="Times New Roman" w:hAnsi="Times New Roman" w:cs="Times New Roman"/>
          <w:b/>
          <w:bCs/>
          <w:sz w:val="22"/>
          <w:szCs w:val="22"/>
        </w:rPr>
        <w:t>ROSE</w:t>
      </w:r>
      <w:r>
        <w:rPr>
          <w:rFonts w:ascii="Times New Roman" w:hAnsi="Times New Roman" w:cs="Times New Roman"/>
          <w:sz w:val="22"/>
          <w:szCs w:val="22"/>
        </w:rPr>
        <w:t xml:space="preserve"> – </w:t>
      </w:r>
      <w:r w:rsidR="000A60AC">
        <w:rPr>
          <w:rFonts w:ascii="Times New Roman" w:hAnsi="Times New Roman" w:cs="Times New Roman"/>
          <w:sz w:val="22"/>
          <w:szCs w:val="22"/>
        </w:rPr>
        <w:t xml:space="preserve">a </w:t>
      </w:r>
      <w:r w:rsidR="000A60AC">
        <w:rPr>
          <w:rFonts w:ascii="Times New Roman" w:eastAsia="Times New Roman" w:hAnsi="Times New Roman" w:cs="Times New Roman"/>
          <w:color w:val="333333"/>
          <w:spacing w:val="6"/>
          <w:sz w:val="21"/>
          <w:szCs w:val="21"/>
          <w:lang w:eastAsia="en-GB"/>
        </w:rPr>
        <w:t>dataset</w:t>
      </w:r>
      <w:r w:rsidR="000A60AC" w:rsidRPr="002E2D19">
        <w:rPr>
          <w:rFonts w:ascii="Times New Roman" w:eastAsia="Times New Roman" w:hAnsi="Times New Roman" w:cs="Times New Roman"/>
          <w:color w:val="333333"/>
          <w:spacing w:val="6"/>
          <w:sz w:val="21"/>
          <w:szCs w:val="21"/>
          <w:lang w:eastAsia="en-GB"/>
        </w:rPr>
        <w:t xml:space="preserve"> </w:t>
      </w:r>
      <w:r w:rsidR="000A60AC">
        <w:rPr>
          <w:rFonts w:ascii="Times New Roman" w:eastAsia="Times New Roman" w:hAnsi="Times New Roman" w:cs="Times New Roman"/>
          <w:color w:val="333333"/>
          <w:spacing w:val="6"/>
          <w:sz w:val="21"/>
          <w:szCs w:val="21"/>
          <w:lang w:eastAsia="en-GB"/>
        </w:rPr>
        <w:t>comprising</w:t>
      </w:r>
      <w:r w:rsidR="000A60AC" w:rsidRPr="002E2D19">
        <w:rPr>
          <w:rFonts w:ascii="Times New Roman" w:eastAsia="Times New Roman" w:hAnsi="Times New Roman" w:cs="Times New Roman"/>
          <w:color w:val="333333"/>
          <w:spacing w:val="6"/>
          <w:sz w:val="21"/>
          <w:szCs w:val="21"/>
          <w:lang w:eastAsia="en-GB"/>
        </w:rPr>
        <w:t xml:space="preserve"> 229 OCTA images with vessel annotations at either </w:t>
      </w:r>
      <w:proofErr w:type="spellStart"/>
      <w:r w:rsidR="000A60AC" w:rsidRPr="002E2D19">
        <w:rPr>
          <w:rFonts w:ascii="Times New Roman" w:eastAsia="Times New Roman" w:hAnsi="Times New Roman" w:cs="Times New Roman"/>
          <w:color w:val="333333"/>
          <w:spacing w:val="6"/>
          <w:sz w:val="21"/>
          <w:szCs w:val="21"/>
          <w:lang w:eastAsia="en-GB"/>
        </w:rPr>
        <w:t>centerline</w:t>
      </w:r>
      <w:proofErr w:type="spellEnd"/>
      <w:r w:rsidR="000A60AC" w:rsidRPr="002E2D19">
        <w:rPr>
          <w:rFonts w:ascii="Times New Roman" w:eastAsia="Times New Roman" w:hAnsi="Times New Roman" w:cs="Times New Roman"/>
          <w:color w:val="333333"/>
          <w:spacing w:val="6"/>
          <w:sz w:val="21"/>
          <w:szCs w:val="21"/>
          <w:lang w:eastAsia="en-GB"/>
        </w:rPr>
        <w:t>-level or pixel</w:t>
      </w:r>
      <w:r w:rsidR="005C7EC2">
        <w:rPr>
          <w:rFonts w:ascii="Times New Roman" w:eastAsia="Times New Roman" w:hAnsi="Times New Roman" w:cs="Times New Roman"/>
          <w:color w:val="333333"/>
          <w:spacing w:val="6"/>
          <w:sz w:val="21"/>
          <w:szCs w:val="21"/>
          <w:lang w:eastAsia="en-GB"/>
        </w:rPr>
        <w:t>-</w:t>
      </w:r>
      <w:r w:rsidR="000A60AC" w:rsidRPr="002E2D19">
        <w:rPr>
          <w:rFonts w:ascii="Times New Roman" w:eastAsia="Times New Roman" w:hAnsi="Times New Roman" w:cs="Times New Roman"/>
          <w:color w:val="333333"/>
          <w:spacing w:val="6"/>
          <w:sz w:val="21"/>
          <w:szCs w:val="21"/>
          <w:lang w:eastAsia="en-GB"/>
        </w:rPr>
        <w:t xml:space="preserve">level. </w:t>
      </w:r>
      <w:r w:rsidR="00600003">
        <w:rPr>
          <w:rFonts w:ascii="Times New Roman" w:eastAsia="Times New Roman" w:hAnsi="Times New Roman" w:cs="Times New Roman"/>
          <w:color w:val="333333"/>
          <w:spacing w:val="6"/>
          <w:sz w:val="21"/>
          <w:szCs w:val="21"/>
          <w:lang w:eastAsia="en-GB"/>
        </w:rPr>
        <w:t xml:space="preserve">ROSE-1 consists of 117, OCTA images from 13 healthy controls and 26 subjects with Alzheimer’s disease collected with </w:t>
      </w:r>
      <w:proofErr w:type="spellStart"/>
      <w:r w:rsidR="00600003">
        <w:rPr>
          <w:rFonts w:ascii="Times New Roman" w:eastAsia="Times New Roman" w:hAnsi="Times New Roman" w:cs="Times New Roman"/>
          <w:color w:val="333333"/>
          <w:spacing w:val="6"/>
          <w:sz w:val="21"/>
          <w:szCs w:val="21"/>
          <w:lang w:eastAsia="en-GB"/>
        </w:rPr>
        <w:t>RTVue</w:t>
      </w:r>
      <w:proofErr w:type="spellEnd"/>
      <w:r w:rsidR="00600003">
        <w:rPr>
          <w:rFonts w:ascii="Times New Roman" w:eastAsia="Times New Roman" w:hAnsi="Times New Roman" w:cs="Times New Roman"/>
          <w:color w:val="333333"/>
          <w:spacing w:val="6"/>
          <w:sz w:val="21"/>
          <w:szCs w:val="21"/>
          <w:lang w:eastAsia="en-GB"/>
        </w:rPr>
        <w:t xml:space="preserve"> XR Avanti (</w:t>
      </w:r>
      <w:proofErr w:type="spellStart"/>
      <w:r w:rsidR="00600003">
        <w:rPr>
          <w:rFonts w:ascii="Times New Roman" w:eastAsia="Times New Roman" w:hAnsi="Times New Roman" w:cs="Times New Roman"/>
          <w:color w:val="333333"/>
          <w:spacing w:val="6"/>
          <w:sz w:val="21"/>
          <w:szCs w:val="21"/>
          <w:lang w:eastAsia="en-GB"/>
        </w:rPr>
        <w:t>Optovue</w:t>
      </w:r>
      <w:proofErr w:type="spellEnd"/>
      <w:r w:rsidR="00417D2B">
        <w:rPr>
          <w:rFonts w:ascii="Times New Roman" w:eastAsia="Times New Roman" w:hAnsi="Times New Roman" w:cs="Times New Roman"/>
          <w:color w:val="333333"/>
          <w:spacing w:val="6"/>
          <w:sz w:val="21"/>
          <w:szCs w:val="21"/>
          <w:lang w:eastAsia="en-GB"/>
        </w:rPr>
        <w:t>, CA, USA</w:t>
      </w:r>
      <w:r w:rsidR="00600003">
        <w:rPr>
          <w:rFonts w:ascii="Times New Roman" w:eastAsia="Times New Roman" w:hAnsi="Times New Roman" w:cs="Times New Roman"/>
          <w:color w:val="333333"/>
          <w:spacing w:val="6"/>
          <w:sz w:val="21"/>
          <w:szCs w:val="21"/>
          <w:lang w:eastAsia="en-GB"/>
        </w:rPr>
        <w:t xml:space="preserve">). The image size is </w:t>
      </w:r>
      <w:r w:rsidR="00600003">
        <w:rPr>
          <w:rFonts w:ascii="Times New Roman" w:hAnsi="Times New Roman" w:cs="Times New Roman"/>
          <w:sz w:val="22"/>
          <w:szCs w:val="22"/>
        </w:rPr>
        <w:t>3</w:t>
      </w:r>
      <w:r w:rsidR="00600003">
        <w:rPr>
          <w:rFonts w:ascii="Times New Roman" w:hAnsi="Times New Roman" w:cs="Times New Roman"/>
          <w:sz w:val="22"/>
          <w:szCs w:val="22"/>
        </w:rPr>
        <w:sym w:font="Symbol" w:char="F0B4"/>
      </w:r>
      <w:r w:rsidR="00600003">
        <w:rPr>
          <w:rFonts w:ascii="Times New Roman" w:hAnsi="Times New Roman" w:cs="Times New Roman"/>
          <w:sz w:val="22"/>
          <w:szCs w:val="22"/>
        </w:rPr>
        <w:t xml:space="preserve">3-mm. The dataset includes images from the superficial vascular plexus, deep vascular plexus and combined superficial and deep capillary plexus. </w:t>
      </w:r>
      <w:r w:rsidR="005C7EC2">
        <w:rPr>
          <w:rFonts w:ascii="Times New Roman" w:hAnsi="Times New Roman" w:cs="Times New Roman"/>
          <w:sz w:val="22"/>
          <w:szCs w:val="22"/>
        </w:rPr>
        <w:t>ROSE-2 consists of 112 OCTA images taken from 112 eyes with various macular diseases</w:t>
      </w:r>
      <w:r w:rsidR="004E7ED4">
        <w:rPr>
          <w:rFonts w:ascii="Times New Roman" w:hAnsi="Times New Roman" w:cs="Times New Roman"/>
          <w:sz w:val="22"/>
          <w:szCs w:val="22"/>
        </w:rPr>
        <w:t xml:space="preserve"> collected</w:t>
      </w:r>
      <w:r w:rsidR="005C7EC2">
        <w:rPr>
          <w:rFonts w:ascii="Times New Roman" w:hAnsi="Times New Roman" w:cs="Times New Roman"/>
          <w:sz w:val="22"/>
          <w:szCs w:val="22"/>
        </w:rPr>
        <w:t xml:space="preserve"> with the Heidelberg OCT2 system (Heidelberg</w:t>
      </w:r>
      <w:r w:rsidR="00417D2B">
        <w:rPr>
          <w:rFonts w:ascii="Times New Roman" w:hAnsi="Times New Roman" w:cs="Times New Roman"/>
          <w:sz w:val="22"/>
          <w:szCs w:val="22"/>
        </w:rPr>
        <w:t>, Germany</w:t>
      </w:r>
      <w:r w:rsidR="005C7EC2">
        <w:rPr>
          <w:rFonts w:ascii="Times New Roman" w:hAnsi="Times New Roman" w:cs="Times New Roman"/>
          <w:sz w:val="22"/>
          <w:szCs w:val="22"/>
        </w:rPr>
        <w:t xml:space="preserve">). </w:t>
      </w:r>
      <w:r w:rsidR="005C7EC2">
        <w:rPr>
          <w:rFonts w:ascii="Times New Roman" w:eastAsia="Times New Roman" w:hAnsi="Times New Roman" w:cs="Times New Roman"/>
          <w:color w:val="333333"/>
          <w:spacing w:val="6"/>
          <w:sz w:val="21"/>
          <w:szCs w:val="21"/>
          <w:lang w:eastAsia="en-GB"/>
        </w:rPr>
        <w:t xml:space="preserve">The image size is </w:t>
      </w:r>
      <w:r w:rsidR="005C7EC2">
        <w:rPr>
          <w:rFonts w:ascii="Times New Roman" w:hAnsi="Times New Roman" w:cs="Times New Roman"/>
          <w:sz w:val="22"/>
          <w:szCs w:val="22"/>
        </w:rPr>
        <w:t>3</w:t>
      </w:r>
      <w:r w:rsidR="005C7EC2">
        <w:rPr>
          <w:rFonts w:ascii="Times New Roman" w:hAnsi="Times New Roman" w:cs="Times New Roman"/>
          <w:sz w:val="22"/>
          <w:szCs w:val="22"/>
        </w:rPr>
        <w:sym w:font="Symbol" w:char="F0B4"/>
      </w:r>
      <w:r w:rsidR="005C7EC2">
        <w:rPr>
          <w:rFonts w:ascii="Times New Roman" w:hAnsi="Times New Roman" w:cs="Times New Roman"/>
          <w:sz w:val="22"/>
          <w:szCs w:val="22"/>
        </w:rPr>
        <w:t xml:space="preserve">3-mm. </w:t>
      </w:r>
      <w:r w:rsidR="008301E4" w:rsidRPr="00F031CF">
        <w:rPr>
          <w:rFonts w:ascii="Times New Roman" w:hAnsi="Times New Roman" w:cs="Times New Roman"/>
          <w:color w:val="FF0000"/>
          <w:sz w:val="22"/>
          <w:szCs w:val="22"/>
        </w:rPr>
        <w:t xml:space="preserve">The datasets are available </w:t>
      </w:r>
      <w:r w:rsidR="00F031CF" w:rsidRPr="00F031CF">
        <w:rPr>
          <w:rFonts w:ascii="Times New Roman" w:hAnsi="Times New Roman" w:cs="Times New Roman"/>
          <w:color w:val="FF0000"/>
          <w:sz w:val="22"/>
          <w:szCs w:val="22"/>
        </w:rPr>
        <w:t>[</w:t>
      </w:r>
      <w:hyperlink r:id="rId17" w:history="1">
        <w:r w:rsidR="008301E4" w:rsidRPr="00F031CF">
          <w:rPr>
            <w:rStyle w:val="Hyperlink"/>
            <w:rFonts w:ascii="Times New Roman" w:hAnsi="Times New Roman" w:cs="Times New Roman"/>
            <w:b/>
            <w:bCs/>
            <w:color w:val="FF0000"/>
            <w:sz w:val="22"/>
            <w:szCs w:val="22"/>
          </w:rPr>
          <w:t>here</w:t>
        </w:r>
      </w:hyperlink>
      <w:r w:rsidR="00F031CF" w:rsidRPr="00F031CF">
        <w:rPr>
          <w:rFonts w:ascii="Times New Roman" w:hAnsi="Times New Roman" w:cs="Times New Roman"/>
          <w:color w:val="FF0000"/>
          <w:sz w:val="22"/>
          <w:szCs w:val="22"/>
        </w:rPr>
        <w:t>] and the publication is [</w:t>
      </w:r>
      <w:hyperlink r:id="rId18" w:history="1">
        <w:r w:rsidR="00F031CF" w:rsidRPr="00F031CF">
          <w:rPr>
            <w:rStyle w:val="Hyperlink"/>
            <w:rFonts w:ascii="Times New Roman" w:hAnsi="Times New Roman" w:cs="Times New Roman"/>
            <w:b/>
            <w:bCs/>
            <w:color w:val="FF0000"/>
            <w:sz w:val="22"/>
            <w:szCs w:val="22"/>
          </w:rPr>
          <w:t>here</w:t>
        </w:r>
      </w:hyperlink>
      <w:r w:rsidR="00F031CF" w:rsidRPr="00F031CF">
        <w:rPr>
          <w:rFonts w:ascii="Times New Roman" w:hAnsi="Times New Roman" w:cs="Times New Roman"/>
          <w:color w:val="FF0000"/>
          <w:sz w:val="22"/>
          <w:szCs w:val="22"/>
        </w:rPr>
        <w:t>].</w:t>
      </w:r>
      <w:r w:rsidR="008301E4" w:rsidRPr="00F031CF">
        <w:rPr>
          <w:rFonts w:ascii="Times New Roman" w:hAnsi="Times New Roman" w:cs="Times New Roman"/>
          <w:color w:val="FF0000"/>
          <w:sz w:val="22"/>
          <w:szCs w:val="22"/>
        </w:rPr>
        <w:t xml:space="preserve"> </w:t>
      </w:r>
    </w:p>
    <w:p w14:paraId="0F7B0965" w14:textId="77777777" w:rsidR="004668C6" w:rsidRDefault="004668C6" w:rsidP="000A60AC">
      <w:pPr>
        <w:spacing w:line="360" w:lineRule="auto"/>
        <w:jc w:val="both"/>
        <w:rPr>
          <w:rFonts w:ascii="Times New Roman" w:eastAsia="Times New Roman" w:hAnsi="Times New Roman" w:cs="Times New Roman"/>
          <w:color w:val="333333"/>
          <w:spacing w:val="6"/>
          <w:sz w:val="21"/>
          <w:szCs w:val="21"/>
          <w:lang w:eastAsia="en-GB"/>
        </w:rPr>
      </w:pPr>
    </w:p>
    <w:p w14:paraId="2AD7C3A4" w14:textId="1A7672FC" w:rsidR="0000726C" w:rsidRDefault="0000726C" w:rsidP="00302566">
      <w:pPr>
        <w:spacing w:line="360" w:lineRule="auto"/>
        <w:jc w:val="both"/>
        <w:rPr>
          <w:rFonts w:ascii="Times New Roman" w:hAnsi="Times New Roman" w:cs="Times New Roman"/>
          <w:sz w:val="22"/>
          <w:szCs w:val="22"/>
        </w:rPr>
      </w:pPr>
      <w:r w:rsidRPr="004474CE">
        <w:rPr>
          <w:rFonts w:ascii="Times New Roman" w:hAnsi="Times New Roman" w:cs="Times New Roman"/>
          <w:b/>
          <w:bCs/>
          <w:sz w:val="22"/>
          <w:szCs w:val="22"/>
        </w:rPr>
        <w:t>OCTAGON</w:t>
      </w:r>
      <w:r>
        <w:rPr>
          <w:rFonts w:ascii="Times New Roman" w:hAnsi="Times New Roman" w:cs="Times New Roman"/>
          <w:sz w:val="22"/>
          <w:szCs w:val="22"/>
        </w:rPr>
        <w:t xml:space="preserve"> – </w:t>
      </w:r>
    </w:p>
    <w:p w14:paraId="587655F9" w14:textId="77777777" w:rsidR="0000726C" w:rsidRDefault="0000726C" w:rsidP="00302566">
      <w:pPr>
        <w:spacing w:line="360" w:lineRule="auto"/>
        <w:jc w:val="both"/>
        <w:rPr>
          <w:rFonts w:ascii="Times New Roman" w:hAnsi="Times New Roman" w:cs="Times New Roman"/>
          <w:sz w:val="22"/>
          <w:szCs w:val="22"/>
        </w:rPr>
      </w:pPr>
    </w:p>
    <w:p w14:paraId="47879399" w14:textId="18811FED" w:rsidR="00C51468" w:rsidRDefault="0000726C" w:rsidP="00C51468">
      <w:pPr>
        <w:spacing w:before="100" w:beforeAutospacing="1" w:after="100" w:afterAutospacing="1" w:line="360" w:lineRule="auto"/>
        <w:jc w:val="both"/>
        <w:rPr>
          <w:rFonts w:ascii="Times New Roman" w:eastAsia="Times New Roman" w:hAnsi="Times New Roman" w:cs="Times New Roman"/>
          <w:color w:val="333333"/>
          <w:spacing w:val="6"/>
          <w:sz w:val="21"/>
          <w:szCs w:val="21"/>
          <w:lang w:eastAsia="en-GB"/>
        </w:rPr>
      </w:pPr>
      <w:r w:rsidRPr="00C51468">
        <w:rPr>
          <w:rFonts w:ascii="Times New Roman" w:hAnsi="Times New Roman" w:cs="Times New Roman"/>
          <w:b/>
          <w:bCs/>
          <w:sz w:val="21"/>
          <w:szCs w:val="21"/>
        </w:rPr>
        <w:t>GIARRATANO</w:t>
      </w:r>
      <w:r w:rsidRPr="00C51468">
        <w:rPr>
          <w:rFonts w:ascii="Times New Roman" w:hAnsi="Times New Roman" w:cs="Times New Roman"/>
          <w:sz w:val="21"/>
          <w:szCs w:val="21"/>
        </w:rPr>
        <w:t xml:space="preserve"> – </w:t>
      </w:r>
      <w:r w:rsidR="00C51468" w:rsidRPr="00C51468">
        <w:rPr>
          <w:rFonts w:ascii="Times New Roman" w:eastAsia="Times New Roman" w:hAnsi="Times New Roman" w:cs="Times New Roman"/>
          <w:color w:val="333333"/>
          <w:spacing w:val="6"/>
          <w:sz w:val="21"/>
          <w:szCs w:val="21"/>
          <w:lang w:eastAsia="en-GB"/>
        </w:rPr>
        <w:t xml:space="preserve">An open dataset of </w:t>
      </w:r>
      <w:r w:rsidR="00C51468" w:rsidRPr="00C51468">
        <w:rPr>
          <w:rFonts w:ascii="Times New Roman" w:eastAsia="Times New Roman" w:hAnsi="Times New Roman" w:cs="Times New Roman"/>
          <w:b/>
          <w:bCs/>
          <w:color w:val="333333"/>
          <w:spacing w:val="6"/>
          <w:sz w:val="21"/>
          <w:szCs w:val="21"/>
          <w:lang w:eastAsia="en-GB"/>
        </w:rPr>
        <w:t>retinal parafoveal optical coherence tomography angiography</w:t>
      </w:r>
      <w:r w:rsidR="00C51468" w:rsidRPr="00C51468">
        <w:rPr>
          <w:rFonts w:ascii="Times New Roman" w:eastAsia="Times New Roman" w:hAnsi="Times New Roman" w:cs="Times New Roman"/>
          <w:color w:val="333333"/>
          <w:spacing w:val="6"/>
          <w:sz w:val="21"/>
          <w:szCs w:val="21"/>
          <w:lang w:eastAsia="en-GB"/>
        </w:rPr>
        <w:t xml:space="preserve"> (OCTA) 3×3-mm images (</w:t>
      </w:r>
      <w:proofErr w:type="spellStart"/>
      <w:r w:rsidR="00C51468" w:rsidRPr="00C51468">
        <w:rPr>
          <w:rFonts w:ascii="Times New Roman" w:eastAsia="Times New Roman" w:hAnsi="Times New Roman" w:cs="Times New Roman"/>
          <w:color w:val="333333"/>
          <w:spacing w:val="6"/>
          <w:sz w:val="21"/>
          <w:szCs w:val="21"/>
          <w:lang w:eastAsia="en-GB"/>
        </w:rPr>
        <w:t>RTVue</w:t>
      </w:r>
      <w:proofErr w:type="spellEnd"/>
      <w:r w:rsidR="00C51468" w:rsidRPr="00C51468">
        <w:rPr>
          <w:rFonts w:ascii="Times New Roman" w:eastAsia="Times New Roman" w:hAnsi="Times New Roman" w:cs="Times New Roman"/>
          <w:color w:val="333333"/>
          <w:spacing w:val="6"/>
          <w:sz w:val="21"/>
          <w:szCs w:val="21"/>
          <w:lang w:eastAsia="en-GB"/>
        </w:rPr>
        <w:t xml:space="preserve">-XR Avanti, </w:t>
      </w:r>
      <w:proofErr w:type="spellStart"/>
      <w:r w:rsidR="00C51468" w:rsidRPr="00C51468">
        <w:rPr>
          <w:rFonts w:ascii="Times New Roman" w:eastAsia="Times New Roman" w:hAnsi="Times New Roman" w:cs="Times New Roman"/>
          <w:color w:val="333333"/>
          <w:spacing w:val="6"/>
          <w:sz w:val="21"/>
          <w:szCs w:val="21"/>
          <w:lang w:eastAsia="en-GB"/>
        </w:rPr>
        <w:t>Optovue</w:t>
      </w:r>
      <w:proofErr w:type="spellEnd"/>
      <w:r w:rsidR="00417D2B">
        <w:rPr>
          <w:rFonts w:ascii="Times New Roman" w:eastAsia="Times New Roman" w:hAnsi="Times New Roman" w:cs="Times New Roman"/>
          <w:color w:val="333333"/>
          <w:spacing w:val="6"/>
          <w:sz w:val="21"/>
          <w:szCs w:val="21"/>
          <w:lang w:eastAsia="en-GB"/>
        </w:rPr>
        <w:t>, CA, USA</w:t>
      </w:r>
      <w:r w:rsidR="00C51468" w:rsidRPr="00C51468">
        <w:rPr>
          <w:rFonts w:ascii="Times New Roman" w:eastAsia="Times New Roman" w:hAnsi="Times New Roman" w:cs="Times New Roman"/>
          <w:color w:val="333333"/>
          <w:spacing w:val="6"/>
          <w:sz w:val="21"/>
          <w:szCs w:val="21"/>
          <w:lang w:eastAsia="en-GB"/>
        </w:rPr>
        <w:t xml:space="preserve">) from 11 participants (both eyes) </w:t>
      </w:r>
      <w:r w:rsidR="00D66C79">
        <w:rPr>
          <w:rFonts w:ascii="Times New Roman" w:eastAsia="Times New Roman" w:hAnsi="Times New Roman" w:cs="Times New Roman"/>
          <w:color w:val="333333"/>
          <w:spacing w:val="6"/>
          <w:sz w:val="21"/>
          <w:szCs w:val="21"/>
          <w:lang w:eastAsia="en-GB"/>
        </w:rPr>
        <w:t xml:space="preserve">not presenting ocular disease, age 44-59) </w:t>
      </w:r>
      <w:r w:rsidR="00C51468" w:rsidRPr="00C51468">
        <w:rPr>
          <w:rFonts w:ascii="Times New Roman" w:eastAsia="Times New Roman" w:hAnsi="Times New Roman" w:cs="Times New Roman"/>
          <w:color w:val="333333"/>
          <w:spacing w:val="6"/>
          <w:sz w:val="21"/>
          <w:szCs w:val="21"/>
          <w:lang w:eastAsia="en-GB"/>
        </w:rPr>
        <w:t xml:space="preserve">with associated ground truth manual segmentations. The dataset includes maximum-intensity projection images. For each OCTA image, five sub-images were extracted and </w:t>
      </w:r>
      <w:proofErr w:type="spellStart"/>
      <w:r w:rsidR="00C51468" w:rsidRPr="00C51468">
        <w:rPr>
          <w:rFonts w:ascii="Times New Roman" w:eastAsia="Times New Roman" w:hAnsi="Times New Roman" w:cs="Times New Roman"/>
          <w:color w:val="333333"/>
          <w:spacing w:val="6"/>
          <w:sz w:val="21"/>
          <w:szCs w:val="21"/>
          <w:lang w:eastAsia="en-GB"/>
        </w:rPr>
        <w:t>binarised</w:t>
      </w:r>
      <w:proofErr w:type="spellEnd"/>
      <w:r w:rsidR="00C51468" w:rsidRPr="00C51468">
        <w:rPr>
          <w:rFonts w:ascii="Times New Roman" w:eastAsia="Times New Roman" w:hAnsi="Times New Roman" w:cs="Times New Roman"/>
          <w:color w:val="333333"/>
          <w:spacing w:val="6"/>
          <w:sz w:val="21"/>
          <w:szCs w:val="21"/>
          <w:lang w:eastAsia="en-GB"/>
        </w:rPr>
        <w:t xml:space="preserve">. </w:t>
      </w:r>
      <w:r w:rsidR="00C51468">
        <w:rPr>
          <w:rFonts w:ascii="Times New Roman" w:eastAsia="Times New Roman" w:hAnsi="Times New Roman" w:cs="Times New Roman"/>
          <w:color w:val="333333"/>
          <w:spacing w:val="6"/>
          <w:sz w:val="21"/>
          <w:szCs w:val="21"/>
          <w:lang w:eastAsia="en-GB"/>
        </w:rPr>
        <w:t xml:space="preserve">The OCTA dataset is available </w:t>
      </w:r>
      <w:hyperlink r:id="rId19" w:history="1">
        <w:r w:rsidR="00C51468" w:rsidRPr="00C51468">
          <w:rPr>
            <w:rStyle w:val="Hyperlink"/>
            <w:rFonts w:ascii="Times New Roman" w:eastAsia="Times New Roman" w:hAnsi="Times New Roman" w:cs="Times New Roman"/>
            <w:b/>
            <w:bCs/>
            <w:spacing w:val="6"/>
            <w:sz w:val="21"/>
            <w:szCs w:val="21"/>
            <w:lang w:eastAsia="en-GB"/>
          </w:rPr>
          <w:t>here</w:t>
        </w:r>
      </w:hyperlink>
      <w:r w:rsidR="00C51468">
        <w:rPr>
          <w:rFonts w:ascii="Times New Roman" w:eastAsia="Times New Roman" w:hAnsi="Times New Roman" w:cs="Times New Roman"/>
          <w:color w:val="333333"/>
          <w:spacing w:val="6"/>
          <w:sz w:val="21"/>
          <w:szCs w:val="21"/>
          <w:lang w:eastAsia="en-GB"/>
        </w:rPr>
        <w:t>. The associate</w:t>
      </w:r>
      <w:r w:rsidR="00BA7288">
        <w:rPr>
          <w:rFonts w:ascii="Times New Roman" w:eastAsia="Times New Roman" w:hAnsi="Times New Roman" w:cs="Times New Roman"/>
          <w:color w:val="333333"/>
          <w:spacing w:val="6"/>
          <w:sz w:val="21"/>
          <w:szCs w:val="21"/>
          <w:lang w:eastAsia="en-GB"/>
        </w:rPr>
        <w:t>d</w:t>
      </w:r>
      <w:r w:rsidR="00C51468">
        <w:rPr>
          <w:rFonts w:ascii="Times New Roman" w:eastAsia="Times New Roman" w:hAnsi="Times New Roman" w:cs="Times New Roman"/>
          <w:color w:val="333333"/>
          <w:spacing w:val="6"/>
          <w:sz w:val="21"/>
          <w:szCs w:val="21"/>
          <w:lang w:eastAsia="en-GB"/>
        </w:rPr>
        <w:t xml:space="preserve"> source code is on </w:t>
      </w:r>
      <w:hyperlink r:id="rId20" w:history="1">
        <w:r w:rsidR="00C51468" w:rsidRPr="00C51468">
          <w:rPr>
            <w:rStyle w:val="Hyperlink"/>
            <w:rFonts w:ascii="Times New Roman" w:eastAsia="Times New Roman" w:hAnsi="Times New Roman" w:cs="Times New Roman"/>
            <w:b/>
            <w:bCs/>
            <w:spacing w:val="6"/>
            <w:sz w:val="21"/>
            <w:szCs w:val="21"/>
            <w:lang w:eastAsia="en-GB"/>
          </w:rPr>
          <w:t>GitHub</w:t>
        </w:r>
      </w:hyperlink>
      <w:r w:rsidR="00C51468">
        <w:rPr>
          <w:rFonts w:ascii="Times New Roman" w:eastAsia="Times New Roman" w:hAnsi="Times New Roman" w:cs="Times New Roman"/>
          <w:color w:val="333333"/>
          <w:spacing w:val="6"/>
          <w:sz w:val="21"/>
          <w:szCs w:val="21"/>
          <w:lang w:eastAsia="en-GB"/>
        </w:rPr>
        <w:t xml:space="preserve">. </w:t>
      </w:r>
      <w:r w:rsidR="00C51468" w:rsidRPr="00C51468">
        <w:rPr>
          <w:rFonts w:ascii="Times New Roman" w:eastAsia="Times New Roman" w:hAnsi="Times New Roman" w:cs="Times New Roman"/>
          <w:b/>
          <w:bCs/>
          <w:color w:val="333333"/>
          <w:spacing w:val="6"/>
          <w:sz w:val="21"/>
          <w:szCs w:val="21"/>
          <w:lang w:eastAsia="en-GB"/>
        </w:rPr>
        <w:t>Publication:</w:t>
      </w:r>
      <w:r w:rsidR="00C51468">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 xml:space="preserve">Giarratano Y, </w:t>
      </w:r>
      <w:r w:rsidR="00C51468">
        <w:rPr>
          <w:rFonts w:ascii="Times New Roman" w:eastAsia="Times New Roman" w:hAnsi="Times New Roman" w:cs="Times New Roman"/>
          <w:color w:val="333333"/>
          <w:spacing w:val="6"/>
          <w:sz w:val="21"/>
          <w:szCs w:val="21"/>
          <w:lang w:eastAsia="en-GB"/>
        </w:rPr>
        <w:t>et al.</w:t>
      </w:r>
      <w:r w:rsidR="008301E4">
        <w:rPr>
          <w:rFonts w:ascii="Times New Roman" w:eastAsia="Times New Roman" w:hAnsi="Times New Roman" w:cs="Times New Roman"/>
          <w:color w:val="333333"/>
          <w:spacing w:val="6"/>
          <w:sz w:val="21"/>
          <w:szCs w:val="21"/>
          <w:lang w:eastAsia="en-GB"/>
        </w:rPr>
        <w:t xml:space="preserve"> </w:t>
      </w:r>
      <w:r w:rsidR="00C51468" w:rsidRPr="00296890">
        <w:rPr>
          <w:rFonts w:ascii="Times New Roman" w:eastAsia="Times New Roman" w:hAnsi="Times New Roman" w:cs="Times New Roman"/>
          <w:color w:val="333333"/>
          <w:spacing w:val="6"/>
          <w:sz w:val="21"/>
          <w:szCs w:val="21"/>
          <w:lang w:eastAsia="en-GB"/>
        </w:rPr>
        <w:t xml:space="preserve">Automated segmentation of optical coherence tomography angiography images: benchmark data and clinically relevant metrics. </w:t>
      </w:r>
      <w:proofErr w:type="spellStart"/>
      <w:r w:rsidR="00C51468" w:rsidRPr="00296890">
        <w:rPr>
          <w:rFonts w:ascii="Times New Roman" w:eastAsia="Times New Roman" w:hAnsi="Times New Roman" w:cs="Times New Roman"/>
          <w:color w:val="333333"/>
          <w:spacing w:val="6"/>
          <w:sz w:val="21"/>
          <w:szCs w:val="21"/>
          <w:lang w:eastAsia="en-GB"/>
        </w:rPr>
        <w:t>Transl</w:t>
      </w:r>
      <w:proofErr w:type="spellEnd"/>
      <w:r w:rsidR="00C51468" w:rsidRPr="00296890">
        <w:rPr>
          <w:rFonts w:ascii="Times New Roman" w:eastAsia="Times New Roman" w:hAnsi="Times New Roman" w:cs="Times New Roman"/>
          <w:color w:val="333333"/>
          <w:spacing w:val="6"/>
          <w:sz w:val="21"/>
          <w:szCs w:val="21"/>
          <w:lang w:eastAsia="en-GB"/>
        </w:rPr>
        <w:t xml:space="preserve"> Vis Sci Technol. 9(13):5</w:t>
      </w:r>
      <w:r w:rsidR="0029791F">
        <w:rPr>
          <w:rFonts w:ascii="Times New Roman" w:eastAsia="Times New Roman" w:hAnsi="Times New Roman" w:cs="Times New Roman"/>
          <w:color w:val="333333"/>
          <w:spacing w:val="6"/>
          <w:sz w:val="21"/>
          <w:szCs w:val="21"/>
          <w:lang w:eastAsia="en-GB"/>
        </w:rPr>
        <w:t xml:space="preserve"> (</w:t>
      </w:r>
      <w:r w:rsidR="0029791F" w:rsidRPr="00296890">
        <w:rPr>
          <w:rFonts w:ascii="Times New Roman" w:eastAsia="Times New Roman" w:hAnsi="Times New Roman" w:cs="Times New Roman"/>
          <w:color w:val="333333"/>
          <w:spacing w:val="6"/>
          <w:sz w:val="21"/>
          <w:szCs w:val="21"/>
          <w:lang w:eastAsia="en-GB"/>
        </w:rPr>
        <w:t>2020</w:t>
      </w:r>
      <w:r w:rsidR="0029791F">
        <w:rPr>
          <w:rFonts w:ascii="Times New Roman" w:eastAsia="Times New Roman" w:hAnsi="Times New Roman" w:cs="Times New Roman"/>
          <w:color w:val="333333"/>
          <w:spacing w:val="6"/>
          <w:sz w:val="21"/>
          <w:szCs w:val="21"/>
          <w:lang w:eastAsia="en-GB"/>
        </w:rPr>
        <w:t>)</w:t>
      </w:r>
      <w:r w:rsidR="00C51468" w:rsidRPr="00296890">
        <w:rPr>
          <w:rFonts w:ascii="Times New Roman" w:eastAsia="Times New Roman" w:hAnsi="Times New Roman" w:cs="Times New Roman"/>
          <w:color w:val="333333"/>
          <w:spacing w:val="6"/>
          <w:sz w:val="21"/>
          <w:szCs w:val="21"/>
          <w:lang w:eastAsia="en-GB"/>
        </w:rPr>
        <w:t xml:space="preserve"> </w:t>
      </w:r>
      <w:proofErr w:type="spellStart"/>
      <w:r w:rsidR="00C51468" w:rsidRPr="00296890">
        <w:rPr>
          <w:rFonts w:ascii="Times New Roman" w:eastAsia="Times New Roman" w:hAnsi="Times New Roman" w:cs="Times New Roman"/>
          <w:color w:val="333333"/>
          <w:spacing w:val="6"/>
          <w:sz w:val="21"/>
          <w:szCs w:val="21"/>
          <w:lang w:eastAsia="en-GB"/>
        </w:rPr>
        <w:t>doi</w:t>
      </w:r>
      <w:proofErr w:type="spellEnd"/>
      <w:r w:rsidR="00C51468" w:rsidRPr="00296890">
        <w:rPr>
          <w:rFonts w:ascii="Times New Roman" w:eastAsia="Times New Roman" w:hAnsi="Times New Roman" w:cs="Times New Roman"/>
          <w:color w:val="333333"/>
          <w:spacing w:val="6"/>
          <w:sz w:val="21"/>
          <w:szCs w:val="21"/>
          <w:lang w:eastAsia="en-GB"/>
        </w:rPr>
        <w:t>: 10.1167/tvst.9.13.5.</w:t>
      </w:r>
      <w:r w:rsidR="00C51468">
        <w:rPr>
          <w:rFonts w:ascii="Times New Roman" w:eastAsia="Times New Roman" w:hAnsi="Times New Roman" w:cs="Times New Roman"/>
          <w:color w:val="333333"/>
          <w:spacing w:val="6"/>
          <w:sz w:val="21"/>
          <w:szCs w:val="21"/>
          <w:lang w:eastAsia="en-GB"/>
        </w:rPr>
        <w:t xml:space="preserve"> </w:t>
      </w:r>
      <w:hyperlink r:id="rId21" w:history="1">
        <w:r w:rsidR="00C51468" w:rsidRPr="0096792E">
          <w:rPr>
            <w:rStyle w:val="Hyperlink"/>
            <w:rFonts w:ascii="Times New Roman" w:eastAsia="Times New Roman" w:hAnsi="Times New Roman" w:cs="Times New Roman"/>
            <w:spacing w:val="6"/>
            <w:sz w:val="21"/>
            <w:szCs w:val="21"/>
            <w:lang w:eastAsia="en-GB"/>
          </w:rPr>
          <w:t>https://pubmed.ncbi.nlm.nih.gov/33344049/</w:t>
        </w:r>
      </w:hyperlink>
    </w:p>
    <w:p w14:paraId="50711777" w14:textId="77777777" w:rsidR="0021244E" w:rsidRDefault="0021244E" w:rsidP="00302566">
      <w:pPr>
        <w:spacing w:line="360" w:lineRule="auto"/>
        <w:jc w:val="both"/>
        <w:rPr>
          <w:rFonts w:ascii="Times New Roman" w:hAnsi="Times New Roman" w:cs="Times New Roman"/>
          <w:b/>
          <w:bCs/>
          <w:sz w:val="22"/>
          <w:szCs w:val="22"/>
        </w:rPr>
      </w:pPr>
    </w:p>
    <w:p w14:paraId="12A81ED7" w14:textId="47F38A38" w:rsidR="003E28C4" w:rsidRDefault="003E28C4" w:rsidP="00302566">
      <w:pPr>
        <w:spacing w:line="360" w:lineRule="auto"/>
        <w:jc w:val="both"/>
        <w:rPr>
          <w:rFonts w:ascii="Times New Roman" w:hAnsi="Times New Roman" w:cs="Times New Roman"/>
          <w:sz w:val="22"/>
          <w:szCs w:val="22"/>
        </w:rPr>
      </w:pPr>
      <w:r w:rsidRPr="003E28C4">
        <w:rPr>
          <w:rFonts w:ascii="Times New Roman" w:hAnsi="Times New Roman" w:cs="Times New Roman"/>
          <w:b/>
          <w:bCs/>
          <w:sz w:val="22"/>
          <w:szCs w:val="22"/>
        </w:rPr>
        <w:t xml:space="preserve">Multicentre normative data for mesopic microperimetry </w:t>
      </w:r>
      <w:r>
        <w:rPr>
          <w:rFonts w:ascii="Times New Roman" w:hAnsi="Times New Roman" w:cs="Times New Roman"/>
          <w:b/>
          <w:bCs/>
          <w:sz w:val="22"/>
          <w:szCs w:val="22"/>
        </w:rPr>
        <w:t>–</w:t>
      </w:r>
      <w:r w:rsidR="0021244E">
        <w:rPr>
          <w:rFonts w:ascii="Times New Roman" w:hAnsi="Times New Roman" w:cs="Times New Roman"/>
          <w:sz w:val="22"/>
          <w:szCs w:val="22"/>
        </w:rPr>
        <w:t xml:space="preserve"> </w:t>
      </w:r>
      <w:r w:rsidRPr="003E28C4">
        <w:rPr>
          <w:rFonts w:ascii="Times New Roman" w:hAnsi="Times New Roman" w:cs="Times New Roman"/>
          <w:sz w:val="22"/>
          <w:szCs w:val="22"/>
        </w:rPr>
        <w:t xml:space="preserve">a </w:t>
      </w:r>
      <w:hyperlink r:id="rId22" w:history="1">
        <w:r w:rsidRPr="003E28C4">
          <w:rPr>
            <w:rStyle w:val="Hyperlink"/>
            <w:rFonts w:ascii="Times New Roman" w:hAnsi="Times New Roman" w:cs="Times New Roman"/>
            <w:sz w:val="22"/>
            <w:szCs w:val="22"/>
          </w:rPr>
          <w:t>normative dataset</w:t>
        </w:r>
      </w:hyperlink>
      <w:r w:rsidRPr="003E28C4">
        <w:rPr>
          <w:rFonts w:ascii="Times New Roman" w:hAnsi="Times New Roman" w:cs="Times New Roman"/>
          <w:sz w:val="22"/>
          <w:szCs w:val="22"/>
        </w:rPr>
        <w:t xml:space="preserve"> for the Macular Integrity Assessment (MAIA) microperimet</w:t>
      </w:r>
      <w:r>
        <w:rPr>
          <w:rFonts w:ascii="Times New Roman" w:hAnsi="Times New Roman" w:cs="Times New Roman"/>
          <w:sz w:val="22"/>
          <w:szCs w:val="22"/>
        </w:rPr>
        <w:t>ry</w:t>
      </w:r>
      <w:r w:rsidRPr="003E28C4">
        <w:rPr>
          <w:rFonts w:ascii="Times New Roman" w:hAnsi="Times New Roman" w:cs="Times New Roman"/>
          <w:sz w:val="22"/>
          <w:szCs w:val="22"/>
        </w:rPr>
        <w:t xml:space="preserve">, featuring data from </w:t>
      </w:r>
      <w:r>
        <w:rPr>
          <w:rFonts w:ascii="Times New Roman" w:hAnsi="Times New Roman" w:cs="Times New Roman"/>
          <w:sz w:val="22"/>
          <w:szCs w:val="22"/>
        </w:rPr>
        <w:t xml:space="preserve">healthy eyes from </w:t>
      </w:r>
      <w:r w:rsidRPr="003E28C4">
        <w:rPr>
          <w:rFonts w:ascii="Times New Roman" w:hAnsi="Times New Roman" w:cs="Times New Roman"/>
          <w:sz w:val="22"/>
          <w:szCs w:val="22"/>
        </w:rPr>
        <w:t>1137 tests across five independent study groups.</w:t>
      </w:r>
      <w:r>
        <w:rPr>
          <w:rFonts w:ascii="Times New Roman" w:hAnsi="Times New Roman" w:cs="Times New Roman"/>
          <w:sz w:val="22"/>
          <w:szCs w:val="22"/>
        </w:rPr>
        <w:t xml:space="preserve"> </w:t>
      </w:r>
      <w:r w:rsidR="000A60AC" w:rsidRPr="000A60AC">
        <w:rPr>
          <w:rFonts w:ascii="Times New Roman" w:hAnsi="Times New Roman" w:cs="Times New Roman"/>
          <w:b/>
          <w:bCs/>
          <w:sz w:val="22"/>
          <w:szCs w:val="22"/>
        </w:rPr>
        <w:t>Publication</w:t>
      </w:r>
      <w:r w:rsidR="000A60AC">
        <w:rPr>
          <w:rFonts w:ascii="Times New Roman" w:hAnsi="Times New Roman" w:cs="Times New Roman"/>
          <w:sz w:val="22"/>
          <w:szCs w:val="22"/>
        </w:rPr>
        <w:t xml:space="preserve">: </w:t>
      </w:r>
      <w:r w:rsidR="008301E4">
        <w:rPr>
          <w:rFonts w:ascii="Times New Roman" w:hAnsi="Times New Roman" w:cs="Times New Roman"/>
          <w:sz w:val="22"/>
          <w:szCs w:val="22"/>
        </w:rPr>
        <w:t xml:space="preserve">Pfau M, et. al. </w:t>
      </w:r>
      <w:proofErr w:type="spellStart"/>
      <w:r w:rsidR="008301E4">
        <w:rPr>
          <w:rFonts w:ascii="Times New Roman" w:hAnsi="Times New Roman" w:cs="Times New Roman"/>
          <w:sz w:val="22"/>
          <w:szCs w:val="22"/>
        </w:rPr>
        <w:t>Multicenter</w:t>
      </w:r>
      <w:proofErr w:type="spellEnd"/>
      <w:r w:rsidR="008301E4">
        <w:rPr>
          <w:rFonts w:ascii="Times New Roman" w:hAnsi="Times New Roman" w:cs="Times New Roman"/>
          <w:sz w:val="22"/>
          <w:szCs w:val="22"/>
        </w:rPr>
        <w:t xml:space="preserve"> normative data for mesopic microperimetry. Invest </w:t>
      </w:r>
      <w:proofErr w:type="spellStart"/>
      <w:r w:rsidR="008301E4">
        <w:rPr>
          <w:rFonts w:ascii="Times New Roman" w:hAnsi="Times New Roman" w:cs="Times New Roman"/>
          <w:sz w:val="22"/>
          <w:szCs w:val="22"/>
        </w:rPr>
        <w:t>Ophthalmol</w:t>
      </w:r>
      <w:proofErr w:type="spellEnd"/>
      <w:r w:rsidR="008301E4">
        <w:rPr>
          <w:rFonts w:ascii="Times New Roman" w:hAnsi="Times New Roman" w:cs="Times New Roman"/>
          <w:sz w:val="22"/>
          <w:szCs w:val="22"/>
        </w:rPr>
        <w:t xml:space="preserve"> Vis Sci </w:t>
      </w:r>
      <w:r w:rsidR="0029791F">
        <w:rPr>
          <w:rFonts w:ascii="Times New Roman" w:hAnsi="Times New Roman" w:cs="Times New Roman"/>
          <w:sz w:val="22"/>
          <w:szCs w:val="22"/>
        </w:rPr>
        <w:t xml:space="preserve">65(27) (2024). </w:t>
      </w:r>
      <w:proofErr w:type="spellStart"/>
      <w:r w:rsidR="0029791F" w:rsidRPr="0029791F">
        <w:rPr>
          <w:rFonts w:ascii="Times New Roman" w:hAnsi="Times New Roman" w:cs="Times New Roman"/>
          <w:sz w:val="22"/>
          <w:szCs w:val="22"/>
        </w:rPr>
        <w:t>doi:</w:t>
      </w:r>
      <w:hyperlink r:id="rId23" w:history="1">
        <w:r w:rsidR="0029791F" w:rsidRPr="0029791F">
          <w:rPr>
            <w:rStyle w:val="Hyperlink"/>
            <w:rFonts w:ascii="Times New Roman" w:hAnsi="Times New Roman" w:cs="Times New Roman"/>
            <w:sz w:val="22"/>
            <w:szCs w:val="22"/>
          </w:rPr>
          <w:t>https</w:t>
        </w:r>
        <w:proofErr w:type="spellEnd"/>
        <w:r w:rsidR="0029791F" w:rsidRPr="0029791F">
          <w:rPr>
            <w:rStyle w:val="Hyperlink"/>
            <w:rFonts w:ascii="Times New Roman" w:hAnsi="Times New Roman" w:cs="Times New Roman"/>
            <w:sz w:val="22"/>
            <w:szCs w:val="22"/>
          </w:rPr>
          <w:t>://doi.org/10.1167/iovs.65.12.27</w:t>
        </w:r>
      </w:hyperlink>
      <w:r w:rsidR="0029791F">
        <w:rPr>
          <w:rFonts w:ascii="Times New Roman" w:hAnsi="Times New Roman" w:cs="Times New Roman"/>
          <w:sz w:val="22"/>
          <w:szCs w:val="22"/>
        </w:rPr>
        <w:t xml:space="preserve">. </w:t>
      </w:r>
      <w:hyperlink r:id="rId24" w:history="1">
        <w:r w:rsidR="0029791F" w:rsidRPr="00CF7374">
          <w:rPr>
            <w:rStyle w:val="Hyperlink"/>
            <w:rFonts w:ascii="Times New Roman" w:hAnsi="Times New Roman" w:cs="Times New Roman"/>
            <w:sz w:val="22"/>
            <w:szCs w:val="22"/>
          </w:rPr>
          <w:t>https://iovs.arvojournals.org/article.aspx?articleid=2802148</w:t>
        </w:r>
      </w:hyperlink>
      <w:r w:rsidR="0029791F">
        <w:rPr>
          <w:rFonts w:ascii="Times New Roman" w:hAnsi="Times New Roman" w:cs="Times New Roman"/>
          <w:sz w:val="22"/>
          <w:szCs w:val="22"/>
        </w:rPr>
        <w:t xml:space="preserve"> </w:t>
      </w:r>
    </w:p>
    <w:p w14:paraId="7E4E3C6A" w14:textId="77777777" w:rsidR="0029791F" w:rsidRDefault="0029791F" w:rsidP="00302566">
      <w:pPr>
        <w:spacing w:line="360" w:lineRule="auto"/>
        <w:jc w:val="both"/>
        <w:rPr>
          <w:rFonts w:ascii="Times New Roman" w:hAnsi="Times New Roman" w:cs="Times New Roman"/>
          <w:sz w:val="22"/>
          <w:szCs w:val="22"/>
        </w:rPr>
      </w:pPr>
    </w:p>
    <w:p w14:paraId="71E5371A" w14:textId="77777777" w:rsidR="0029791F" w:rsidRPr="003E28C4" w:rsidRDefault="0029791F" w:rsidP="00302566">
      <w:pPr>
        <w:spacing w:line="360" w:lineRule="auto"/>
        <w:jc w:val="both"/>
        <w:rPr>
          <w:rFonts w:ascii="Times New Roman" w:hAnsi="Times New Roman" w:cs="Times New Roman"/>
          <w:sz w:val="22"/>
          <w:szCs w:val="22"/>
        </w:rPr>
      </w:pPr>
    </w:p>
    <w:p w14:paraId="61140517" w14:textId="77777777" w:rsidR="00F06257" w:rsidRDefault="00F06257" w:rsidP="00302566">
      <w:pPr>
        <w:spacing w:line="360" w:lineRule="auto"/>
        <w:jc w:val="both"/>
        <w:rPr>
          <w:rFonts w:ascii="Times New Roman" w:hAnsi="Times New Roman" w:cs="Times New Roman"/>
          <w:sz w:val="22"/>
          <w:szCs w:val="22"/>
        </w:rPr>
      </w:pPr>
    </w:p>
    <w:p w14:paraId="41A22335" w14:textId="0DBFE6AA" w:rsidR="00F06257" w:rsidRDefault="00F06257" w:rsidP="00F06257">
      <w:pPr>
        <w:shd w:val="clear" w:color="auto" w:fill="00B0F0"/>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ANTERIOR CHAMBER</w:t>
      </w:r>
    </w:p>
    <w:p w14:paraId="648AF33C" w14:textId="77777777" w:rsidR="00F06257" w:rsidRDefault="00F06257" w:rsidP="00302566">
      <w:pPr>
        <w:spacing w:line="360" w:lineRule="auto"/>
        <w:jc w:val="both"/>
        <w:rPr>
          <w:rFonts w:ascii="Times New Roman" w:hAnsi="Times New Roman" w:cs="Times New Roman"/>
          <w:sz w:val="22"/>
          <w:szCs w:val="22"/>
        </w:rPr>
      </w:pPr>
    </w:p>
    <w:p w14:paraId="70A4F953" w14:textId="77777777" w:rsidR="000E7348" w:rsidRDefault="000E7348" w:rsidP="00302566">
      <w:pPr>
        <w:spacing w:line="360" w:lineRule="auto"/>
        <w:jc w:val="both"/>
        <w:rPr>
          <w:rFonts w:ascii="Times New Roman" w:hAnsi="Times New Roman" w:cs="Times New Roman"/>
          <w:sz w:val="22"/>
          <w:szCs w:val="22"/>
        </w:rPr>
      </w:pPr>
    </w:p>
    <w:p w14:paraId="015FEAEE" w14:textId="77777777" w:rsidR="00AD5A51" w:rsidRDefault="00AD5A51" w:rsidP="00302566">
      <w:pPr>
        <w:spacing w:line="360" w:lineRule="auto"/>
        <w:jc w:val="both"/>
        <w:rPr>
          <w:rFonts w:ascii="Times New Roman" w:hAnsi="Times New Roman" w:cs="Times New Roman"/>
          <w:sz w:val="22"/>
          <w:szCs w:val="22"/>
        </w:rPr>
      </w:pPr>
    </w:p>
    <w:p w14:paraId="20CCEC74" w14:textId="77777777" w:rsidR="00AD5A51" w:rsidRDefault="00AD5A51" w:rsidP="00302566">
      <w:pPr>
        <w:spacing w:line="360" w:lineRule="auto"/>
        <w:jc w:val="both"/>
        <w:rPr>
          <w:rFonts w:ascii="Times New Roman" w:hAnsi="Times New Roman" w:cs="Times New Roman"/>
          <w:sz w:val="22"/>
          <w:szCs w:val="22"/>
        </w:rPr>
      </w:pPr>
    </w:p>
    <w:p w14:paraId="74C10AF2" w14:textId="77777777" w:rsidR="000E7348" w:rsidRDefault="000E7348" w:rsidP="00302566">
      <w:pPr>
        <w:spacing w:line="360" w:lineRule="auto"/>
        <w:jc w:val="both"/>
        <w:rPr>
          <w:rFonts w:ascii="Times New Roman" w:hAnsi="Times New Roman" w:cs="Times New Roman"/>
          <w:sz w:val="22"/>
          <w:szCs w:val="22"/>
        </w:rPr>
      </w:pPr>
    </w:p>
    <w:p w14:paraId="16EA6747" w14:textId="29579DE2"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lastRenderedPageBreak/>
        <w:t>PROTOCOLS</w:t>
      </w:r>
      <w:r w:rsidR="00AD5A51">
        <w:rPr>
          <w:rFonts w:ascii="Times New Roman" w:eastAsia="Times New Roman" w:hAnsi="Times New Roman" w:cs="Times New Roman"/>
          <w:b/>
          <w:bCs/>
          <w:color w:val="333333"/>
          <w:spacing w:val="6"/>
          <w:sz w:val="22"/>
          <w:szCs w:val="22"/>
          <w:lang w:eastAsia="en-GB"/>
        </w:rPr>
        <w:t xml:space="preserve"> AND INITIATIVES</w:t>
      </w:r>
    </w:p>
    <w:p w14:paraId="13C3B490" w14:textId="7A0AA28A" w:rsidR="005F5C55" w:rsidRDefault="003A5FA0" w:rsidP="003A5FA0">
      <w:pPr>
        <w:spacing w:before="100" w:beforeAutospacing="1" w:after="100" w:afterAutospacing="1" w:line="360" w:lineRule="auto"/>
        <w:jc w:val="both"/>
        <w:rPr>
          <w:rFonts w:ascii="Times New Roman" w:eastAsia="Times New Roman" w:hAnsi="Times New Roman" w:cs="Times New Roman"/>
          <w:b/>
          <w:bCs/>
          <w:color w:val="FF0000"/>
          <w:spacing w:val="6"/>
          <w:sz w:val="21"/>
          <w:szCs w:val="21"/>
          <w:lang w:eastAsia="en-GB"/>
        </w:rPr>
      </w:pPr>
      <w:r w:rsidRPr="00265E31">
        <w:rPr>
          <w:rFonts w:ascii="Times New Roman" w:eastAsia="Times New Roman" w:hAnsi="Times New Roman" w:cs="Times New Roman"/>
          <w:b/>
          <w:bCs/>
          <w:color w:val="FF0000"/>
          <w:spacing w:val="6"/>
          <w:sz w:val="21"/>
          <w:szCs w:val="21"/>
          <w:lang w:eastAsia="en-GB"/>
        </w:rPr>
        <w:t xml:space="preserve">UNICORN </w:t>
      </w:r>
      <w:r w:rsidRPr="00265E31">
        <w:rPr>
          <w:rFonts w:ascii="Times New Roman" w:eastAsia="Times New Roman" w:hAnsi="Times New Roman" w:cs="Times New Roman"/>
          <w:color w:val="FF0000"/>
          <w:spacing w:val="6"/>
          <w:sz w:val="21"/>
          <w:szCs w:val="21"/>
          <w:lang w:eastAsia="en-GB"/>
        </w:rPr>
        <w:t>(</w:t>
      </w:r>
      <w:r w:rsidRPr="00265E31">
        <w:rPr>
          <w:rFonts w:ascii="Times New Roman" w:eastAsia="Times New Roman" w:hAnsi="Times New Roman" w:cs="Times New Roman"/>
          <w:b/>
          <w:bCs/>
          <w:color w:val="FF0000"/>
          <w:spacing w:val="6"/>
          <w:sz w:val="21"/>
          <w:szCs w:val="21"/>
          <w:lang w:eastAsia="en-GB"/>
        </w:rPr>
        <w:t>uni</w:t>
      </w:r>
      <w:r w:rsidRPr="00265E31">
        <w:rPr>
          <w:rFonts w:ascii="Times New Roman" w:eastAsia="Times New Roman" w:hAnsi="Times New Roman" w:cs="Times New Roman"/>
          <w:color w:val="FF0000"/>
          <w:spacing w:val="6"/>
          <w:sz w:val="21"/>
          <w:szCs w:val="21"/>
          <w:lang w:eastAsia="en-GB"/>
        </w:rPr>
        <w:t xml:space="preserve">fied </w:t>
      </w:r>
      <w:r w:rsidR="00221063" w:rsidRPr="00265E31">
        <w:rPr>
          <w:rFonts w:ascii="Times New Roman" w:eastAsia="Times New Roman" w:hAnsi="Times New Roman" w:cs="Times New Roman"/>
          <w:b/>
          <w:bCs/>
          <w:color w:val="FF0000"/>
          <w:spacing w:val="6"/>
          <w:sz w:val="21"/>
          <w:szCs w:val="21"/>
          <w:lang w:eastAsia="en-GB"/>
        </w:rPr>
        <w:t>co</w:t>
      </w:r>
      <w:r w:rsidR="00221063" w:rsidRPr="00265E31">
        <w:rPr>
          <w:rFonts w:ascii="Times New Roman" w:eastAsia="Times New Roman" w:hAnsi="Times New Roman" w:cs="Times New Roman"/>
          <w:color w:val="FF0000"/>
          <w:spacing w:val="6"/>
          <w:sz w:val="21"/>
          <w:szCs w:val="21"/>
          <w:lang w:eastAsia="en-GB"/>
        </w:rPr>
        <w:t>mmentary</w:t>
      </w:r>
      <w:r w:rsidRPr="00265E31">
        <w:rPr>
          <w:rFonts w:ascii="Times New Roman" w:eastAsia="Times New Roman" w:hAnsi="Times New Roman" w:cs="Times New Roman"/>
          <w:color w:val="FF0000"/>
          <w:spacing w:val="6"/>
          <w:sz w:val="21"/>
          <w:szCs w:val="21"/>
          <w:lang w:eastAsia="en-GB"/>
        </w:rPr>
        <w:t xml:space="preserve"> of the committee of inte</w:t>
      </w:r>
      <w:r w:rsidRPr="00265E31">
        <w:rPr>
          <w:rFonts w:ascii="Times New Roman" w:eastAsia="Times New Roman" w:hAnsi="Times New Roman" w:cs="Times New Roman"/>
          <w:b/>
          <w:bCs/>
          <w:color w:val="FF0000"/>
          <w:spacing w:val="6"/>
          <w:sz w:val="21"/>
          <w:szCs w:val="21"/>
          <w:lang w:eastAsia="en-GB"/>
        </w:rPr>
        <w:t>r</w:t>
      </w:r>
      <w:r w:rsidRPr="00265E31">
        <w:rPr>
          <w:rFonts w:ascii="Times New Roman" w:eastAsia="Times New Roman" w:hAnsi="Times New Roman" w:cs="Times New Roman"/>
          <w:color w:val="FF0000"/>
          <w:spacing w:val="6"/>
          <w:sz w:val="21"/>
          <w:szCs w:val="21"/>
          <w:lang w:eastAsia="en-GB"/>
        </w:rPr>
        <w:t xml:space="preserve">national experts on the nomenclature for </w:t>
      </w:r>
      <w:r w:rsidRPr="00265E31">
        <w:rPr>
          <w:rFonts w:ascii="Times New Roman" w:eastAsia="Times New Roman" w:hAnsi="Times New Roman" w:cs="Times New Roman"/>
          <w:b/>
          <w:bCs/>
          <w:color w:val="FF0000"/>
          <w:spacing w:val="6"/>
          <w:sz w:val="21"/>
          <w:szCs w:val="21"/>
          <w:lang w:eastAsia="en-GB"/>
        </w:rPr>
        <w:t>n</w:t>
      </w:r>
      <w:r w:rsidRPr="00265E31">
        <w:rPr>
          <w:rFonts w:ascii="Times New Roman" w:eastAsia="Times New Roman" w:hAnsi="Times New Roman" w:cs="Times New Roman"/>
          <w:color w:val="FF0000"/>
          <w:spacing w:val="6"/>
          <w:sz w:val="21"/>
          <w:szCs w:val="21"/>
          <w:lang w:eastAsia="en-GB"/>
        </w:rPr>
        <w:t>eovascular AMD in OCTA) – the international group that reviewed OCTA descriptors for OCTA in neovascular AMD</w:t>
      </w:r>
      <w:r w:rsidR="00265E31" w:rsidRPr="00265E31">
        <w:rPr>
          <w:rFonts w:ascii="Times New Roman" w:eastAsia="Times New Roman" w:hAnsi="Times New Roman" w:cs="Times New Roman"/>
          <w:color w:val="FF0000"/>
          <w:spacing w:val="6"/>
          <w:sz w:val="21"/>
          <w:szCs w:val="21"/>
          <w:lang w:eastAsia="en-GB"/>
        </w:rPr>
        <w:t xml:space="preserve"> </w:t>
      </w:r>
      <w:r w:rsidRPr="00265E31">
        <w:rPr>
          <w:rFonts w:ascii="Times New Roman" w:eastAsia="Times New Roman" w:hAnsi="Times New Roman" w:cs="Times New Roman"/>
          <w:color w:val="FF0000"/>
          <w:spacing w:val="6"/>
          <w:sz w:val="21"/>
          <w:szCs w:val="21"/>
          <w:lang w:eastAsia="en-GB"/>
        </w:rPr>
        <w:t>and tested agreement of these terms among retinal imaging experts.</w:t>
      </w:r>
      <w:r w:rsidR="00265E31" w:rsidRPr="00265E31">
        <w:rPr>
          <w:rFonts w:ascii="Times New Roman" w:eastAsia="Times New Roman" w:hAnsi="Times New Roman" w:cs="Times New Roman"/>
          <w:color w:val="FF0000"/>
          <w:spacing w:val="6"/>
          <w:sz w:val="21"/>
          <w:szCs w:val="21"/>
          <w:lang w:eastAsia="en-GB"/>
        </w:rPr>
        <w:t xml:space="preserve"> For more information, read the peer-reviewed article </w:t>
      </w:r>
      <w:hyperlink r:id="rId25" w:history="1">
        <w:r w:rsidR="00265E31" w:rsidRPr="00265E31">
          <w:rPr>
            <w:rStyle w:val="Hyperlink"/>
            <w:rFonts w:ascii="Times New Roman" w:eastAsia="Times New Roman" w:hAnsi="Times New Roman" w:cs="Times New Roman"/>
            <w:b/>
            <w:bCs/>
            <w:color w:val="FF0000"/>
            <w:spacing w:val="6"/>
            <w:sz w:val="21"/>
            <w:szCs w:val="21"/>
            <w:lang w:eastAsia="en-GB"/>
          </w:rPr>
          <w:t>[here]</w:t>
        </w:r>
        <w:r w:rsidR="00265E31" w:rsidRPr="00265E31">
          <w:rPr>
            <w:rStyle w:val="Hyperlink"/>
            <w:rFonts w:ascii="Times New Roman" w:eastAsia="Times New Roman" w:hAnsi="Times New Roman" w:cs="Times New Roman"/>
            <w:color w:val="FF0000"/>
            <w:spacing w:val="6"/>
            <w:sz w:val="21"/>
            <w:szCs w:val="21"/>
            <w:lang w:eastAsia="en-GB"/>
          </w:rPr>
          <w:t>.</w:t>
        </w:r>
      </w:hyperlink>
    </w:p>
    <w:p w14:paraId="0108558F" w14:textId="77777777" w:rsidR="005F5C55" w:rsidRPr="005F5C55" w:rsidRDefault="005F5C55" w:rsidP="003A5FA0">
      <w:pPr>
        <w:spacing w:before="100" w:beforeAutospacing="1" w:after="100" w:afterAutospacing="1" w:line="360" w:lineRule="auto"/>
        <w:jc w:val="both"/>
        <w:rPr>
          <w:rFonts w:ascii="Times New Roman" w:eastAsia="Times New Roman" w:hAnsi="Times New Roman" w:cs="Times New Roman"/>
          <w:b/>
          <w:bCs/>
          <w:color w:val="FF0000"/>
          <w:spacing w:val="6"/>
          <w:sz w:val="21"/>
          <w:szCs w:val="21"/>
          <w:lang w:eastAsia="en-GB"/>
        </w:rPr>
      </w:pPr>
    </w:p>
    <w:p w14:paraId="050AE197" w14:textId="70A51AEF" w:rsidR="005F5C55" w:rsidRDefault="003A5FA0" w:rsidP="003A5FA0">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r w:rsidRPr="00265E31">
        <w:rPr>
          <w:rFonts w:ascii="Times New Roman" w:eastAsia="Times New Roman" w:hAnsi="Times New Roman" w:cs="Times New Roman"/>
          <w:b/>
          <w:bCs/>
          <w:color w:val="FF0000"/>
          <w:spacing w:val="6"/>
          <w:sz w:val="21"/>
          <w:szCs w:val="21"/>
          <w:lang w:eastAsia="en-GB"/>
        </w:rPr>
        <w:t xml:space="preserve">COIN </w:t>
      </w:r>
      <w:r w:rsidRPr="00265E31">
        <w:rPr>
          <w:rFonts w:ascii="Times New Roman" w:eastAsia="Times New Roman" w:hAnsi="Times New Roman" w:cs="Times New Roman"/>
          <w:color w:val="FF0000"/>
          <w:spacing w:val="6"/>
          <w:sz w:val="21"/>
          <w:szCs w:val="21"/>
          <w:lang w:eastAsia="en-GB"/>
        </w:rPr>
        <w:t>is a global research consortium established in 2019 as a common platform connecting researchers worldwide to contribute to the progress of eye researc</w:t>
      </w:r>
      <w:r w:rsidR="00C51468" w:rsidRPr="00265E31">
        <w:rPr>
          <w:rFonts w:ascii="Times New Roman" w:eastAsia="Times New Roman" w:hAnsi="Times New Roman" w:cs="Times New Roman"/>
          <w:color w:val="FF0000"/>
          <w:spacing w:val="6"/>
          <w:sz w:val="21"/>
          <w:szCs w:val="21"/>
          <w:lang w:eastAsia="en-GB"/>
        </w:rPr>
        <w:t>h</w:t>
      </w:r>
      <w:r w:rsidRPr="00265E31">
        <w:rPr>
          <w:rFonts w:ascii="Times New Roman" w:eastAsia="Times New Roman" w:hAnsi="Times New Roman" w:cs="Times New Roman"/>
          <w:color w:val="FF0000"/>
          <w:spacing w:val="6"/>
          <w:sz w:val="21"/>
          <w:szCs w:val="21"/>
          <w:lang w:eastAsia="en-GB"/>
        </w:rPr>
        <w:t xml:space="preserve">. </w:t>
      </w:r>
      <w:r w:rsidR="005F5C55">
        <w:rPr>
          <w:rFonts w:ascii="Times New Roman" w:eastAsia="Times New Roman" w:hAnsi="Times New Roman" w:cs="Times New Roman"/>
          <w:color w:val="FF0000"/>
          <w:spacing w:val="6"/>
          <w:sz w:val="21"/>
          <w:szCs w:val="21"/>
          <w:lang w:eastAsia="en-GB"/>
        </w:rPr>
        <w:t>The group provides</w:t>
      </w:r>
      <w:r w:rsidRPr="00265E31">
        <w:rPr>
          <w:rFonts w:ascii="Times New Roman" w:eastAsia="Times New Roman" w:hAnsi="Times New Roman" w:cs="Times New Roman"/>
          <w:color w:val="FF0000"/>
          <w:spacing w:val="6"/>
          <w:sz w:val="21"/>
          <w:szCs w:val="21"/>
          <w:lang w:eastAsia="en-GB"/>
        </w:rPr>
        <w:t xml:space="preserve"> updates on the research progress of ocular imaging biomarkers, including choroid vascularity index (CVI), vitreous haze index (VHI), retinal vascularity index (RVI)</w:t>
      </w:r>
      <w:r w:rsidR="005F5C55">
        <w:rPr>
          <w:rFonts w:ascii="Times New Roman" w:eastAsia="Times New Roman" w:hAnsi="Times New Roman" w:cs="Times New Roman"/>
          <w:color w:val="FF0000"/>
          <w:spacing w:val="6"/>
          <w:sz w:val="21"/>
          <w:szCs w:val="21"/>
          <w:lang w:eastAsia="en-GB"/>
        </w:rPr>
        <w:t>. For more information to the website [</w:t>
      </w:r>
      <w:hyperlink r:id="rId26" w:history="1">
        <w:r w:rsidR="005F5C55" w:rsidRPr="005F5C55">
          <w:rPr>
            <w:rStyle w:val="Hyperlink"/>
            <w:rFonts w:ascii="Times New Roman" w:eastAsia="Times New Roman" w:hAnsi="Times New Roman" w:cs="Times New Roman"/>
            <w:b/>
            <w:bCs/>
            <w:spacing w:val="6"/>
            <w:sz w:val="21"/>
            <w:szCs w:val="21"/>
            <w:lang w:eastAsia="en-GB"/>
          </w:rPr>
          <w:t>here</w:t>
        </w:r>
      </w:hyperlink>
      <w:r w:rsidR="005F5C55">
        <w:rPr>
          <w:rFonts w:ascii="Times New Roman" w:eastAsia="Times New Roman" w:hAnsi="Times New Roman" w:cs="Times New Roman"/>
          <w:color w:val="FF0000"/>
          <w:spacing w:val="6"/>
          <w:sz w:val="21"/>
          <w:szCs w:val="21"/>
          <w:lang w:eastAsia="en-GB"/>
        </w:rPr>
        <w:t>].</w:t>
      </w:r>
    </w:p>
    <w:p w14:paraId="7444B080" w14:textId="77777777" w:rsidR="005F5C55" w:rsidRDefault="005F5C55" w:rsidP="003A5FA0">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p>
    <w:p w14:paraId="2B4B1E0E" w14:textId="2A2BE2B6" w:rsidR="005F5C55" w:rsidRDefault="003A5FA0" w:rsidP="000A60AC">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proofErr w:type="spellStart"/>
      <w:r w:rsidRPr="00265E31">
        <w:rPr>
          <w:rFonts w:ascii="Times New Roman" w:eastAsia="Times New Roman" w:hAnsi="Times New Roman" w:cs="Times New Roman"/>
          <w:b/>
          <w:bCs/>
          <w:color w:val="FF0000"/>
          <w:spacing w:val="6"/>
          <w:sz w:val="21"/>
          <w:szCs w:val="21"/>
          <w:lang w:eastAsia="en-GB"/>
        </w:rPr>
        <w:t>MarkVCID</w:t>
      </w:r>
      <w:proofErr w:type="spellEnd"/>
      <w:r w:rsidRPr="00265E31">
        <w:rPr>
          <w:rFonts w:ascii="Times New Roman" w:eastAsia="Times New Roman" w:hAnsi="Times New Roman" w:cs="Times New Roman"/>
          <w:b/>
          <w:bCs/>
          <w:color w:val="FF0000"/>
          <w:spacing w:val="6"/>
          <w:sz w:val="21"/>
          <w:szCs w:val="21"/>
          <w:lang w:eastAsia="en-GB"/>
        </w:rPr>
        <w:t xml:space="preserve"> </w:t>
      </w:r>
      <w:r w:rsidRPr="00265E31">
        <w:rPr>
          <w:rFonts w:ascii="Times New Roman" w:eastAsia="Times New Roman" w:hAnsi="Times New Roman" w:cs="Times New Roman"/>
          <w:color w:val="FF0000"/>
          <w:spacing w:val="6"/>
          <w:sz w:val="21"/>
          <w:szCs w:val="21"/>
          <w:lang w:eastAsia="en-GB"/>
        </w:rPr>
        <w:t>cerebral small vessel consortium of institutions US and Canada</w:t>
      </w:r>
      <w:r w:rsidR="005F5C55">
        <w:rPr>
          <w:rFonts w:ascii="Times New Roman" w:eastAsia="Times New Roman" w:hAnsi="Times New Roman" w:cs="Times New Roman"/>
          <w:color w:val="FF0000"/>
          <w:spacing w:val="6"/>
          <w:sz w:val="21"/>
          <w:szCs w:val="21"/>
          <w:lang w:eastAsia="en-GB"/>
        </w:rPr>
        <w:t>-</w:t>
      </w:r>
      <w:r w:rsidRPr="00265E31">
        <w:rPr>
          <w:rFonts w:ascii="Times New Roman" w:eastAsia="Times New Roman" w:hAnsi="Times New Roman" w:cs="Times New Roman"/>
          <w:color w:val="FF0000"/>
          <w:spacing w:val="6"/>
          <w:sz w:val="21"/>
          <w:szCs w:val="21"/>
          <w:lang w:eastAsia="en-GB"/>
        </w:rPr>
        <w:t>based – formed under cooperative agreements with the National Institute of Neurologic Diseases and Stroke and National Institute on Ageing with the goals of developing and validating biomarkers for cerebral small vessel diseases.</w:t>
      </w:r>
      <w:r w:rsidR="000A60AC" w:rsidRPr="00265E31">
        <w:rPr>
          <w:rFonts w:ascii="Times New Roman" w:eastAsia="Times New Roman" w:hAnsi="Times New Roman" w:cs="Times New Roman"/>
          <w:color w:val="FF0000"/>
          <w:spacing w:val="6"/>
          <w:sz w:val="21"/>
          <w:szCs w:val="21"/>
          <w:lang w:eastAsia="en-GB"/>
        </w:rPr>
        <w:t xml:space="preserve"> Study protocol available </w:t>
      </w:r>
      <w:r w:rsidR="005F5C55">
        <w:rPr>
          <w:rFonts w:ascii="Times New Roman" w:eastAsia="Times New Roman" w:hAnsi="Times New Roman" w:cs="Times New Roman"/>
          <w:color w:val="FF0000"/>
          <w:spacing w:val="6"/>
          <w:sz w:val="21"/>
          <w:szCs w:val="21"/>
          <w:lang w:eastAsia="en-GB"/>
        </w:rPr>
        <w:t>[</w:t>
      </w:r>
      <w:hyperlink r:id="rId27" w:history="1">
        <w:r w:rsidR="000A60AC" w:rsidRPr="00265E31">
          <w:rPr>
            <w:rStyle w:val="Hyperlink"/>
            <w:rFonts w:ascii="Times New Roman" w:eastAsia="Times New Roman" w:hAnsi="Times New Roman" w:cs="Times New Roman"/>
            <w:b/>
            <w:bCs/>
            <w:color w:val="FF0000"/>
            <w:spacing w:val="6"/>
            <w:sz w:val="21"/>
            <w:szCs w:val="21"/>
            <w:lang w:eastAsia="en-GB"/>
          </w:rPr>
          <w:t>here</w:t>
        </w:r>
      </w:hyperlink>
      <w:r w:rsidR="005F5C55">
        <w:rPr>
          <w:rStyle w:val="Hyperlink"/>
          <w:rFonts w:ascii="Times New Roman" w:eastAsia="Times New Roman" w:hAnsi="Times New Roman" w:cs="Times New Roman"/>
          <w:b/>
          <w:bCs/>
          <w:color w:val="FF0000"/>
          <w:spacing w:val="6"/>
          <w:sz w:val="21"/>
          <w:szCs w:val="21"/>
          <w:lang w:eastAsia="en-GB"/>
        </w:rPr>
        <w:t>]</w:t>
      </w:r>
      <w:r w:rsidR="000A60AC" w:rsidRPr="00265E31">
        <w:rPr>
          <w:rFonts w:ascii="Times New Roman" w:eastAsia="Times New Roman" w:hAnsi="Times New Roman" w:cs="Times New Roman"/>
          <w:color w:val="FF0000"/>
          <w:spacing w:val="6"/>
          <w:sz w:val="21"/>
          <w:szCs w:val="21"/>
          <w:lang w:eastAsia="en-GB"/>
        </w:rPr>
        <w:t xml:space="preserve">. </w:t>
      </w:r>
      <w:r w:rsidR="005F5C55">
        <w:rPr>
          <w:rFonts w:ascii="Times New Roman" w:eastAsia="Times New Roman" w:hAnsi="Times New Roman" w:cs="Times New Roman"/>
          <w:color w:val="FF0000"/>
          <w:spacing w:val="6"/>
          <w:sz w:val="21"/>
          <w:szCs w:val="21"/>
          <w:lang w:eastAsia="en-GB"/>
        </w:rPr>
        <w:t>Publications related to project are [</w:t>
      </w:r>
      <w:hyperlink r:id="rId28" w:history="1">
        <w:r w:rsidR="005F5C55" w:rsidRPr="005F5C55">
          <w:rPr>
            <w:rStyle w:val="Hyperlink"/>
            <w:rFonts w:ascii="Times New Roman" w:eastAsia="Times New Roman" w:hAnsi="Times New Roman" w:cs="Times New Roman"/>
            <w:b/>
            <w:bCs/>
            <w:spacing w:val="6"/>
            <w:sz w:val="21"/>
            <w:szCs w:val="21"/>
            <w:lang w:eastAsia="en-GB"/>
          </w:rPr>
          <w:t>here</w:t>
        </w:r>
      </w:hyperlink>
      <w:r w:rsidR="005F5C55">
        <w:rPr>
          <w:rFonts w:ascii="Times New Roman" w:eastAsia="Times New Roman" w:hAnsi="Times New Roman" w:cs="Times New Roman"/>
          <w:color w:val="FF0000"/>
          <w:spacing w:val="6"/>
          <w:sz w:val="21"/>
          <w:szCs w:val="21"/>
          <w:lang w:eastAsia="en-GB"/>
        </w:rPr>
        <w:t xml:space="preserve">] and </w:t>
      </w:r>
      <w:r w:rsidR="005F5C55" w:rsidRPr="005F5C55">
        <w:rPr>
          <w:rFonts w:ascii="Times New Roman" w:eastAsia="Times New Roman" w:hAnsi="Times New Roman" w:cs="Times New Roman"/>
          <w:b/>
          <w:bCs/>
          <w:color w:val="FF0000"/>
          <w:spacing w:val="6"/>
          <w:sz w:val="21"/>
          <w:szCs w:val="21"/>
          <w:lang w:eastAsia="en-GB"/>
        </w:rPr>
        <w:t>[</w:t>
      </w:r>
      <w:hyperlink r:id="rId29" w:history="1">
        <w:r w:rsidR="005F5C55" w:rsidRPr="005F5C55">
          <w:rPr>
            <w:rStyle w:val="Hyperlink"/>
            <w:rFonts w:ascii="Times New Roman" w:eastAsia="Times New Roman" w:hAnsi="Times New Roman" w:cs="Times New Roman"/>
            <w:b/>
            <w:bCs/>
            <w:spacing w:val="6"/>
            <w:sz w:val="21"/>
            <w:szCs w:val="21"/>
            <w:lang w:eastAsia="en-GB"/>
          </w:rPr>
          <w:t>here</w:t>
        </w:r>
      </w:hyperlink>
      <w:r w:rsidR="005F5C55">
        <w:rPr>
          <w:rFonts w:ascii="Times New Roman" w:eastAsia="Times New Roman" w:hAnsi="Times New Roman" w:cs="Times New Roman"/>
          <w:color w:val="FF0000"/>
          <w:spacing w:val="6"/>
          <w:sz w:val="21"/>
          <w:szCs w:val="21"/>
          <w:lang w:eastAsia="en-GB"/>
        </w:rPr>
        <w:t xml:space="preserve">]. </w:t>
      </w:r>
    </w:p>
    <w:p w14:paraId="79BC8F85" w14:textId="77777777" w:rsidR="005F5C55" w:rsidRDefault="005F5C55" w:rsidP="000A60AC">
      <w:pPr>
        <w:spacing w:before="100" w:beforeAutospacing="1" w:after="100" w:afterAutospacing="1" w:line="360" w:lineRule="auto"/>
        <w:jc w:val="both"/>
        <w:rPr>
          <w:rFonts w:ascii="Times New Roman" w:eastAsia="Times New Roman" w:hAnsi="Times New Roman" w:cs="Times New Roman"/>
          <w:color w:val="FF0000"/>
          <w:spacing w:val="6"/>
          <w:sz w:val="21"/>
          <w:szCs w:val="21"/>
          <w:lang w:eastAsia="en-GB"/>
        </w:rPr>
      </w:pPr>
    </w:p>
    <w:p w14:paraId="3D9CAE15" w14:textId="77777777" w:rsidR="000E7348" w:rsidRDefault="000E7348" w:rsidP="00302566">
      <w:pPr>
        <w:spacing w:line="360" w:lineRule="auto"/>
        <w:jc w:val="both"/>
        <w:rPr>
          <w:rFonts w:ascii="Times New Roman" w:hAnsi="Times New Roman" w:cs="Times New Roman"/>
          <w:sz w:val="22"/>
          <w:szCs w:val="22"/>
        </w:rPr>
      </w:pPr>
    </w:p>
    <w:p w14:paraId="5AE7680F" w14:textId="77777777" w:rsidR="00AD5A51" w:rsidRDefault="00AD5A51" w:rsidP="00AD5A51">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OPEN-SCIENCE GENERAL RESOURCES</w:t>
      </w:r>
    </w:p>
    <w:p w14:paraId="08978E74" w14:textId="7FFB167B" w:rsidR="00265E31" w:rsidRP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BA7F54">
        <w:rPr>
          <w:rFonts w:ascii="Times New Roman" w:eastAsia="Times New Roman" w:hAnsi="Times New Roman" w:cs="Times New Roman"/>
          <w:color w:val="FF0000"/>
          <w:spacing w:val="6"/>
          <w:sz w:val="22"/>
          <w:szCs w:val="22"/>
          <w:lang w:eastAsia="en-GB"/>
        </w:rPr>
        <w:t>101 Innovations in Scholarly Communication</w:t>
      </w:r>
      <w:r>
        <w:rPr>
          <w:rFonts w:ascii="Times New Roman" w:eastAsia="Times New Roman" w:hAnsi="Times New Roman" w:cs="Times New Roman"/>
          <w:color w:val="FF0000"/>
          <w:spacing w:val="6"/>
          <w:sz w:val="22"/>
          <w:szCs w:val="22"/>
          <w:lang w:eastAsia="en-GB"/>
        </w:rPr>
        <w:t xml:space="preserve"> </w:t>
      </w:r>
      <w:hyperlink r:id="rId30" w:history="1">
        <w:r w:rsidRPr="00BA7F54">
          <w:rPr>
            <w:rStyle w:val="Hyperlink"/>
            <w:rFonts w:ascii="Times New Roman" w:eastAsia="Times New Roman" w:hAnsi="Times New Roman" w:cs="Times New Roman"/>
            <w:b/>
            <w:bCs/>
            <w:spacing w:val="6"/>
            <w:sz w:val="22"/>
            <w:szCs w:val="22"/>
            <w:lang w:eastAsia="en-GB"/>
          </w:rPr>
          <w:t>WEBSITE</w:t>
        </w:r>
      </w:hyperlink>
    </w:p>
    <w:p w14:paraId="01A596D5" w14:textId="5E9A7713" w:rsidR="00265E31" w:rsidRP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BA7F54">
        <w:rPr>
          <w:rFonts w:ascii="Times New Roman" w:eastAsia="Times New Roman" w:hAnsi="Times New Roman" w:cs="Times New Roman"/>
          <w:color w:val="FF0000"/>
          <w:spacing w:val="6"/>
          <w:sz w:val="22"/>
          <w:szCs w:val="22"/>
          <w:lang w:eastAsia="en-GB"/>
        </w:rPr>
        <w:t>Academic Data Science Alliance</w:t>
      </w:r>
      <w:r>
        <w:rPr>
          <w:rFonts w:ascii="Times New Roman" w:eastAsia="Times New Roman" w:hAnsi="Times New Roman" w:cs="Times New Roman"/>
          <w:color w:val="FF0000"/>
          <w:spacing w:val="6"/>
          <w:sz w:val="22"/>
          <w:szCs w:val="22"/>
          <w:lang w:eastAsia="en-GB"/>
        </w:rPr>
        <w:t xml:space="preserve"> </w:t>
      </w:r>
      <w:hyperlink r:id="rId31" w:history="1">
        <w:r w:rsidRPr="00BA7F54">
          <w:rPr>
            <w:rStyle w:val="Hyperlink"/>
            <w:rFonts w:ascii="Times New Roman" w:eastAsia="Times New Roman" w:hAnsi="Times New Roman" w:cs="Times New Roman"/>
            <w:b/>
            <w:bCs/>
            <w:spacing w:val="6"/>
            <w:sz w:val="22"/>
            <w:szCs w:val="22"/>
            <w:lang w:eastAsia="en-GB"/>
          </w:rPr>
          <w:t>WEBSITE</w:t>
        </w:r>
      </w:hyperlink>
    </w:p>
    <w:p w14:paraId="0E6F910C" w14:textId="66D7009F" w:rsid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BA7F54">
        <w:rPr>
          <w:rFonts w:ascii="Times New Roman" w:eastAsia="Times New Roman" w:hAnsi="Times New Roman" w:cs="Times New Roman"/>
          <w:color w:val="FF0000"/>
          <w:spacing w:val="6"/>
          <w:sz w:val="22"/>
          <w:szCs w:val="22"/>
          <w:lang w:eastAsia="en-GB"/>
        </w:rPr>
        <w:t>Framework for Open and Reproducible Research Training (FORRT)</w:t>
      </w:r>
      <w:r>
        <w:rPr>
          <w:rFonts w:ascii="Times New Roman" w:eastAsia="Times New Roman" w:hAnsi="Times New Roman" w:cs="Times New Roman"/>
          <w:color w:val="FF0000"/>
          <w:spacing w:val="6"/>
          <w:sz w:val="22"/>
          <w:szCs w:val="22"/>
          <w:lang w:eastAsia="en-GB"/>
        </w:rPr>
        <w:t xml:space="preserve"> </w:t>
      </w:r>
      <w:hyperlink r:id="rId32" w:history="1">
        <w:r w:rsidRPr="00BA7F54">
          <w:rPr>
            <w:rStyle w:val="Hyperlink"/>
            <w:rFonts w:ascii="Times New Roman" w:eastAsia="Times New Roman" w:hAnsi="Times New Roman" w:cs="Times New Roman"/>
            <w:b/>
            <w:bCs/>
            <w:spacing w:val="6"/>
            <w:sz w:val="22"/>
            <w:szCs w:val="22"/>
            <w:lang w:eastAsia="en-GB"/>
          </w:rPr>
          <w:t>WEB</w:t>
        </w:r>
        <w:r w:rsidRPr="00BA7F54">
          <w:rPr>
            <w:rStyle w:val="Hyperlink"/>
            <w:rFonts w:ascii="Times New Roman" w:eastAsia="Times New Roman" w:hAnsi="Times New Roman" w:cs="Times New Roman"/>
            <w:b/>
            <w:bCs/>
            <w:spacing w:val="6"/>
            <w:sz w:val="22"/>
            <w:szCs w:val="22"/>
            <w:lang w:eastAsia="en-GB"/>
          </w:rPr>
          <w:t>SITE</w:t>
        </w:r>
      </w:hyperlink>
    </w:p>
    <w:p w14:paraId="691C24D1" w14:textId="35830F9F" w:rsidR="00265E31" w:rsidRDefault="00265E31" w:rsidP="00265E31">
      <w:pPr>
        <w:spacing w:after="120" w:line="276" w:lineRule="auto"/>
        <w:jc w:val="both"/>
        <w:rPr>
          <w:rFonts w:ascii="Times New Roman" w:eastAsia="Times New Roman" w:hAnsi="Times New Roman" w:cs="Times New Roman"/>
          <w:b/>
          <w:bCs/>
          <w:color w:val="FF0000"/>
          <w:spacing w:val="6"/>
          <w:sz w:val="22"/>
          <w:szCs w:val="22"/>
          <w:lang w:eastAsia="en-GB"/>
        </w:rPr>
      </w:pPr>
      <w:r w:rsidRPr="00106989">
        <w:rPr>
          <w:rFonts w:ascii="Times New Roman" w:eastAsia="Times New Roman" w:hAnsi="Times New Roman" w:cs="Times New Roman"/>
          <w:color w:val="FF0000"/>
          <w:spacing w:val="6"/>
          <w:sz w:val="22"/>
          <w:szCs w:val="22"/>
          <w:lang w:eastAsia="en-GB"/>
        </w:rPr>
        <w:t>Global Young Academy - Open Science Working Group</w:t>
      </w:r>
      <w:r>
        <w:rPr>
          <w:rFonts w:ascii="Times New Roman" w:eastAsia="Times New Roman" w:hAnsi="Times New Roman" w:cs="Times New Roman"/>
          <w:color w:val="FF0000"/>
          <w:spacing w:val="6"/>
          <w:sz w:val="22"/>
          <w:szCs w:val="22"/>
          <w:lang w:eastAsia="en-GB"/>
        </w:rPr>
        <w:t xml:space="preserve"> </w:t>
      </w:r>
      <w:hyperlink r:id="rId33" w:history="1">
        <w:r w:rsidRPr="00106989">
          <w:rPr>
            <w:rStyle w:val="Hyperlink"/>
            <w:rFonts w:ascii="Times New Roman" w:eastAsia="Times New Roman" w:hAnsi="Times New Roman" w:cs="Times New Roman"/>
            <w:b/>
            <w:bCs/>
            <w:spacing w:val="6"/>
            <w:sz w:val="22"/>
            <w:szCs w:val="22"/>
            <w:lang w:eastAsia="en-GB"/>
          </w:rPr>
          <w:t>WEBSITE</w:t>
        </w:r>
      </w:hyperlink>
    </w:p>
    <w:p w14:paraId="44593A5F" w14:textId="77777777" w:rsidR="00AD5A51" w:rsidRDefault="00AD5A51" w:rsidP="00AD5A5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EDF0D3D" w14:textId="77777777" w:rsidR="00AD5A51" w:rsidRPr="00AD5A51" w:rsidRDefault="00AD5A51" w:rsidP="00AD5A51">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CONTACT</w:t>
      </w:r>
    </w:p>
    <w:p w14:paraId="4E0BD56B" w14:textId="77777777" w:rsidR="00AD5A51" w:rsidRPr="000E7348" w:rsidRDefault="00AD5A51" w:rsidP="00AD5A51">
      <w:pPr>
        <w:spacing w:line="276" w:lineRule="auto"/>
        <w:jc w:val="both"/>
        <w:rPr>
          <w:rFonts w:ascii="Times New Roman" w:eastAsia="Times New Roman" w:hAnsi="Times New Roman" w:cs="Times New Roman"/>
          <w:b/>
          <w:bCs/>
          <w:color w:val="333333"/>
          <w:spacing w:val="6"/>
          <w:lang w:eastAsia="en-GB"/>
        </w:rPr>
      </w:pPr>
      <w:r w:rsidRPr="000E7348">
        <w:rPr>
          <w:rFonts w:ascii="Times New Roman" w:eastAsia="Times New Roman" w:hAnsi="Times New Roman" w:cs="Times New Roman"/>
          <w:b/>
          <w:bCs/>
          <w:color w:val="333333"/>
          <w:spacing w:val="6"/>
          <w:lang w:eastAsia="en-GB"/>
        </w:rPr>
        <w:t>Danuta Sampson</w:t>
      </w:r>
    </w:p>
    <w:p w14:paraId="3707583E" w14:textId="77777777" w:rsidR="00AD5A51" w:rsidRDefault="00AD5A51" w:rsidP="00AD5A51">
      <w:pPr>
        <w:spacing w:line="276" w:lineRule="auto"/>
        <w:jc w:val="both"/>
        <w:rPr>
          <w:rFonts w:ascii="Times New Roman" w:eastAsia="Times New Roman" w:hAnsi="Times New Roman" w:cs="Times New Roman"/>
          <w:color w:val="333333"/>
          <w:spacing w:val="6"/>
          <w:lang w:eastAsia="en-GB"/>
        </w:rPr>
      </w:pPr>
      <w:r>
        <w:rPr>
          <w:rFonts w:ascii="Times New Roman" w:eastAsia="Times New Roman" w:hAnsi="Times New Roman" w:cs="Times New Roman"/>
          <w:color w:val="333333"/>
          <w:spacing w:val="6"/>
          <w:lang w:eastAsia="en-GB"/>
        </w:rPr>
        <w:t>Lions Eye Institute</w:t>
      </w:r>
    </w:p>
    <w:p w14:paraId="2FD10B5B" w14:textId="77777777" w:rsidR="00AD5A51" w:rsidRDefault="00AD5A51" w:rsidP="00AD5A51">
      <w:pPr>
        <w:spacing w:line="276" w:lineRule="auto"/>
        <w:jc w:val="both"/>
        <w:rPr>
          <w:rFonts w:ascii="Times New Roman" w:eastAsia="Times New Roman" w:hAnsi="Times New Roman" w:cs="Times New Roman"/>
          <w:color w:val="333333"/>
          <w:spacing w:val="6"/>
          <w:lang w:eastAsia="en-GB"/>
        </w:rPr>
      </w:pPr>
      <w:proofErr w:type="spellStart"/>
      <w:r>
        <w:rPr>
          <w:rFonts w:ascii="Times New Roman" w:eastAsia="Times New Roman" w:hAnsi="Times New Roman" w:cs="Times New Roman"/>
          <w:color w:val="333333"/>
          <w:spacing w:val="6"/>
          <w:lang w:eastAsia="en-GB"/>
        </w:rPr>
        <w:t>Danuta.sampson</w:t>
      </w:r>
      <w:proofErr w:type="spellEnd"/>
      <w:r>
        <w:rPr>
          <w:rFonts w:ascii="Times New Roman" w:eastAsia="Times New Roman" w:hAnsi="Times New Roman" w:cs="Times New Roman"/>
          <w:color w:val="333333"/>
          <w:spacing w:val="6"/>
          <w:lang w:eastAsia="en-GB"/>
        </w:rPr>
        <w:t xml:space="preserve">[at]lei.org.au </w:t>
      </w:r>
    </w:p>
    <w:p w14:paraId="16C20087" w14:textId="77777777" w:rsidR="00725D6A" w:rsidRDefault="00725D6A" w:rsidP="00725D6A">
      <w:pPr>
        <w:spacing w:line="360" w:lineRule="auto"/>
        <w:rPr>
          <w:rFonts w:ascii="Times New Roman" w:hAnsi="Times New Roman" w:cs="Times New Roman"/>
        </w:rPr>
      </w:pPr>
      <w:proofErr w:type="spellStart"/>
      <w:r>
        <w:rPr>
          <w:rFonts w:ascii="Times New Roman" w:hAnsi="Times New Roman" w:cs="Times New Roman"/>
        </w:rPr>
        <w:t>Linkedin</w:t>
      </w:r>
      <w:proofErr w:type="spellEnd"/>
      <w:r>
        <w:rPr>
          <w:rFonts w:ascii="Times New Roman" w:hAnsi="Times New Roman" w:cs="Times New Roman"/>
        </w:rPr>
        <w:t>:</w:t>
      </w:r>
      <w:r w:rsidRPr="00725D6A">
        <w:t xml:space="preserve"> </w:t>
      </w:r>
      <w:hyperlink r:id="rId34" w:history="1">
        <w:r w:rsidRPr="005F1F78">
          <w:rPr>
            <w:rStyle w:val="Hyperlink"/>
            <w:rFonts w:ascii="Times New Roman" w:hAnsi="Times New Roman" w:cs="Times New Roman"/>
          </w:rPr>
          <w:t>https://www.linkedin.com/in/danuta-danka-sampson-31754579/</w:t>
        </w:r>
      </w:hyperlink>
      <w:r>
        <w:rPr>
          <w:rFonts w:ascii="Times New Roman" w:hAnsi="Times New Roman" w:cs="Times New Roman"/>
        </w:rPr>
        <w:t xml:space="preserve"> </w:t>
      </w:r>
    </w:p>
    <w:p w14:paraId="2B9AFC62" w14:textId="77777777" w:rsidR="00725D6A" w:rsidRPr="006C4212" w:rsidRDefault="00725D6A" w:rsidP="00725D6A">
      <w:pPr>
        <w:spacing w:line="360" w:lineRule="auto"/>
        <w:rPr>
          <w:rFonts w:ascii="Times New Roman" w:hAnsi="Times New Roman" w:cs="Times New Roman"/>
        </w:rPr>
      </w:pPr>
      <w:r>
        <w:rPr>
          <w:rFonts w:ascii="Times New Roman" w:hAnsi="Times New Roman" w:cs="Times New Roman"/>
        </w:rPr>
        <w:t xml:space="preserve">X: @DaMaSampson </w:t>
      </w:r>
    </w:p>
    <w:p w14:paraId="7DAF0146" w14:textId="77777777" w:rsidR="00AD5A51" w:rsidRPr="00302566" w:rsidRDefault="00AD5A51" w:rsidP="00302566">
      <w:pPr>
        <w:spacing w:line="360" w:lineRule="auto"/>
        <w:jc w:val="both"/>
        <w:rPr>
          <w:rFonts w:ascii="Times New Roman" w:hAnsi="Times New Roman" w:cs="Times New Roman"/>
          <w:sz w:val="22"/>
          <w:szCs w:val="22"/>
        </w:rPr>
      </w:pPr>
    </w:p>
    <w:p w14:paraId="16AB9585" w14:textId="4F93D320" w:rsidR="006A5097" w:rsidRPr="00D4037E" w:rsidRDefault="006A5097" w:rsidP="00D4037E">
      <w:pPr>
        <w:spacing w:line="360" w:lineRule="auto"/>
        <w:rPr>
          <w:rFonts w:ascii="Times New Roman" w:hAnsi="Times New Roman" w:cs="Times New Roman"/>
        </w:rPr>
      </w:pPr>
    </w:p>
    <w:p w14:paraId="75175B39" w14:textId="39A1F686" w:rsidR="006A5097" w:rsidRPr="00AD5A51" w:rsidRDefault="006C4212"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PEOPLE</w:t>
      </w:r>
    </w:p>
    <w:p w14:paraId="1EFB447E" w14:textId="5F536DA1" w:rsid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MEMBERS</w:t>
      </w:r>
    </w:p>
    <w:p w14:paraId="1897C369" w14:textId="12F892B1" w:rsidR="006C4212" w:rsidRDefault="006C4212" w:rsidP="000E7348">
      <w:pPr>
        <w:spacing w:after="120" w:line="276" w:lineRule="auto"/>
        <w:jc w:val="both"/>
        <w:rPr>
          <w:rFonts w:ascii="Times New Roman" w:eastAsia="Times New Roman" w:hAnsi="Times New Roman" w:cs="Times New Roman"/>
          <w:color w:val="333333"/>
          <w:spacing w:val="6"/>
          <w:sz w:val="22"/>
          <w:szCs w:val="22"/>
          <w:lang w:eastAsia="en-GB"/>
        </w:rPr>
      </w:pPr>
      <w:hyperlink r:id="rId35" w:history="1">
        <w:r w:rsidRPr="006C4212">
          <w:rPr>
            <w:rStyle w:val="Hyperlink"/>
            <w:rFonts w:ascii="Times New Roman" w:eastAsia="Times New Roman" w:hAnsi="Times New Roman" w:cs="Times New Roman"/>
            <w:b/>
            <w:bCs/>
            <w:spacing w:val="6"/>
            <w:sz w:val="22"/>
            <w:szCs w:val="22"/>
            <w:lang w:eastAsia="en-GB"/>
          </w:rPr>
          <w:t>Danuta (Danka) Sampson</w:t>
        </w:r>
      </w:hyperlink>
      <w:r w:rsidRPr="006C4212">
        <w:rPr>
          <w:rFonts w:ascii="Times New Roman" w:eastAsia="Times New Roman" w:hAnsi="Times New Roman" w:cs="Times New Roman"/>
          <w:color w:val="333333"/>
          <w:spacing w:val="6"/>
          <w:sz w:val="22"/>
          <w:szCs w:val="22"/>
          <w:lang w:eastAsia="en-GB"/>
        </w:rPr>
        <w:t xml:space="preserve"> is an internationally trained translational researcher jointly appointed between the Lions Eye Institute and the University of Western Australia. She designs and constructs non-invasive optics-based imaging instruments and develops standardised workflows for ophthalmic image and data analysis. Her long-term career goal is to equip clinicians, biologists and scientists with standardised hardware and software tools to study retinal neuro-vascular unit</w:t>
      </w:r>
      <w:r>
        <w:rPr>
          <w:rFonts w:ascii="Times New Roman" w:eastAsia="Times New Roman" w:hAnsi="Times New Roman" w:cs="Times New Roman"/>
          <w:color w:val="333333"/>
          <w:spacing w:val="6"/>
          <w:sz w:val="22"/>
          <w:szCs w:val="22"/>
          <w:lang w:eastAsia="en-GB"/>
        </w:rPr>
        <w:t>s</w:t>
      </w:r>
      <w:r w:rsidRPr="006C4212">
        <w:rPr>
          <w:rFonts w:ascii="Times New Roman" w:eastAsia="Times New Roman" w:hAnsi="Times New Roman" w:cs="Times New Roman"/>
          <w:color w:val="333333"/>
          <w:spacing w:val="6"/>
          <w:sz w:val="22"/>
          <w:szCs w:val="22"/>
          <w:lang w:eastAsia="en-GB"/>
        </w:rPr>
        <w:t xml:space="preserve"> in health and disease, prevent and monitor retinal photoreceptors and vascular diseases, </w:t>
      </w:r>
      <w:r>
        <w:rPr>
          <w:rFonts w:ascii="Times New Roman" w:eastAsia="Times New Roman" w:hAnsi="Times New Roman" w:cs="Times New Roman"/>
          <w:color w:val="333333"/>
          <w:spacing w:val="6"/>
          <w:sz w:val="22"/>
          <w:szCs w:val="22"/>
          <w:lang w:eastAsia="en-GB"/>
        </w:rPr>
        <w:t>and</w:t>
      </w:r>
      <w:r w:rsidRPr="006C4212">
        <w:rPr>
          <w:rFonts w:ascii="Times New Roman" w:eastAsia="Times New Roman" w:hAnsi="Times New Roman" w:cs="Times New Roman"/>
          <w:color w:val="333333"/>
          <w:spacing w:val="6"/>
          <w:sz w:val="22"/>
          <w:szCs w:val="22"/>
          <w:lang w:eastAsia="en-GB"/>
        </w:rPr>
        <w:t xml:space="preserve"> make a real difference to patients</w:t>
      </w:r>
      <w:r>
        <w:rPr>
          <w:rFonts w:ascii="Times New Roman" w:eastAsia="Times New Roman" w:hAnsi="Times New Roman" w:cs="Times New Roman"/>
          <w:color w:val="333333"/>
          <w:spacing w:val="6"/>
          <w:sz w:val="22"/>
          <w:szCs w:val="22"/>
          <w:lang w:eastAsia="en-GB"/>
        </w:rPr>
        <w:t>.</w:t>
      </w:r>
      <w:r w:rsidR="00725D6A">
        <w:rPr>
          <w:rFonts w:ascii="Times New Roman" w:eastAsia="Times New Roman" w:hAnsi="Times New Roman" w:cs="Times New Roman"/>
          <w:color w:val="333333"/>
          <w:spacing w:val="6"/>
          <w:sz w:val="22"/>
          <w:szCs w:val="22"/>
          <w:lang w:eastAsia="en-GB"/>
        </w:rPr>
        <w:t xml:space="preserve"> </w:t>
      </w:r>
    </w:p>
    <w:p w14:paraId="2B305E57" w14:textId="785929BE" w:rsidR="00725D6A" w:rsidRDefault="00725D6A" w:rsidP="000E7348">
      <w:pPr>
        <w:spacing w:after="120" w:line="276" w:lineRule="auto"/>
        <w:jc w:val="both"/>
        <w:rPr>
          <w:rFonts w:ascii="Times New Roman" w:eastAsia="Times New Roman" w:hAnsi="Times New Roman" w:cs="Times New Roman"/>
          <w:color w:val="333333"/>
          <w:spacing w:val="6"/>
          <w:sz w:val="22"/>
          <w:szCs w:val="22"/>
          <w:lang w:eastAsia="en-GB"/>
        </w:rPr>
      </w:pPr>
      <w:r w:rsidRPr="00725D6A">
        <w:rPr>
          <w:rFonts w:ascii="Times New Roman" w:eastAsia="Times New Roman" w:hAnsi="Times New Roman" w:cs="Times New Roman"/>
          <w:b/>
          <w:bCs/>
          <w:color w:val="333333"/>
          <w:spacing w:val="6"/>
          <w:sz w:val="22"/>
          <w:szCs w:val="22"/>
          <w:lang w:eastAsia="en-GB"/>
        </w:rPr>
        <w:t>Email</w:t>
      </w:r>
      <w:r>
        <w:rPr>
          <w:rFonts w:ascii="Times New Roman" w:eastAsia="Times New Roman" w:hAnsi="Times New Roman" w:cs="Times New Roman"/>
          <w:color w:val="333333"/>
          <w:spacing w:val="6"/>
          <w:sz w:val="22"/>
          <w:szCs w:val="22"/>
          <w:lang w:eastAsia="en-GB"/>
        </w:rPr>
        <w:t xml:space="preserve">: </w:t>
      </w:r>
      <w:hyperlink r:id="rId36" w:history="1">
        <w:r w:rsidRPr="005F1F78">
          <w:rPr>
            <w:rStyle w:val="Hyperlink"/>
            <w:rFonts w:ascii="Times New Roman" w:eastAsia="Times New Roman" w:hAnsi="Times New Roman" w:cs="Times New Roman"/>
            <w:spacing w:val="6"/>
            <w:sz w:val="22"/>
            <w:szCs w:val="22"/>
            <w:lang w:eastAsia="en-GB"/>
          </w:rPr>
          <w:t>Danuta.sampson@lei.org.au</w:t>
        </w:r>
      </w:hyperlink>
      <w:r>
        <w:rPr>
          <w:rFonts w:ascii="Times New Roman" w:eastAsia="Times New Roman" w:hAnsi="Times New Roman" w:cs="Times New Roman"/>
          <w:color w:val="333333"/>
          <w:spacing w:val="6"/>
          <w:sz w:val="22"/>
          <w:szCs w:val="22"/>
          <w:lang w:eastAsia="en-GB"/>
        </w:rPr>
        <w:t xml:space="preserve"> </w:t>
      </w:r>
    </w:p>
    <w:p w14:paraId="3877C53D" w14:textId="77777777" w:rsidR="00725D6A" w:rsidRPr="006C4212" w:rsidRDefault="00725D6A" w:rsidP="000E7348">
      <w:pPr>
        <w:spacing w:after="120" w:line="276" w:lineRule="auto"/>
        <w:jc w:val="both"/>
        <w:rPr>
          <w:rFonts w:ascii="Times New Roman" w:eastAsia="Times New Roman" w:hAnsi="Times New Roman" w:cs="Times New Roman"/>
          <w:color w:val="333333"/>
          <w:spacing w:val="6"/>
          <w:sz w:val="22"/>
          <w:szCs w:val="22"/>
          <w:lang w:eastAsia="en-GB"/>
        </w:rPr>
      </w:pPr>
    </w:p>
    <w:p w14:paraId="778E15A5" w14:textId="5F7B59B3" w:rsidR="000706EA" w:rsidRPr="000706EA" w:rsidRDefault="006C4212" w:rsidP="000706EA">
      <w:pPr>
        <w:spacing w:after="120" w:line="276" w:lineRule="auto"/>
        <w:jc w:val="both"/>
        <w:rPr>
          <w:rFonts w:ascii="Times New Roman" w:eastAsia="Times New Roman" w:hAnsi="Times New Roman" w:cs="Times New Roman"/>
          <w:color w:val="FF0000"/>
          <w:spacing w:val="6"/>
          <w:sz w:val="22"/>
          <w:szCs w:val="22"/>
          <w:lang w:eastAsia="en-GB"/>
        </w:rPr>
      </w:pPr>
      <w:hyperlink r:id="rId37" w:history="1">
        <w:r w:rsidRPr="000706EA">
          <w:rPr>
            <w:rStyle w:val="Hyperlink"/>
            <w:rFonts w:ascii="Times New Roman" w:eastAsia="Times New Roman" w:hAnsi="Times New Roman" w:cs="Times New Roman"/>
            <w:b/>
            <w:bCs/>
            <w:spacing w:val="6"/>
            <w:sz w:val="22"/>
            <w:szCs w:val="22"/>
            <w:lang w:eastAsia="en-GB"/>
          </w:rPr>
          <w:t>Gavrie</w:t>
        </w:r>
        <w:r w:rsidRPr="000706EA">
          <w:rPr>
            <w:rStyle w:val="Hyperlink"/>
            <w:rFonts w:ascii="Times New Roman" w:eastAsia="Times New Roman" w:hAnsi="Times New Roman" w:cs="Times New Roman"/>
            <w:b/>
            <w:bCs/>
            <w:spacing w:val="6"/>
            <w:sz w:val="22"/>
            <w:szCs w:val="22"/>
            <w:lang w:eastAsia="en-GB"/>
          </w:rPr>
          <w:t>lle Untracht</w:t>
        </w:r>
      </w:hyperlink>
      <w:r w:rsidRPr="006C4212">
        <w:rPr>
          <w:rFonts w:ascii="Times New Roman" w:eastAsia="Times New Roman" w:hAnsi="Times New Roman" w:cs="Times New Roman"/>
          <w:color w:val="333333"/>
          <w:spacing w:val="6"/>
          <w:sz w:val="22"/>
          <w:szCs w:val="22"/>
          <w:lang w:eastAsia="en-GB"/>
        </w:rPr>
        <w:t xml:space="preserve"> </w:t>
      </w:r>
      <w:r w:rsidR="000706EA" w:rsidRPr="000706EA">
        <w:rPr>
          <w:rFonts w:ascii="Times New Roman" w:eastAsia="Times New Roman" w:hAnsi="Times New Roman" w:cs="Times New Roman"/>
          <w:color w:val="FF0000"/>
          <w:spacing w:val="6"/>
          <w:sz w:val="22"/>
          <w:szCs w:val="22"/>
          <w:lang w:eastAsia="en-GB"/>
        </w:rPr>
        <w:t>is a postdoctoral researcher in the Biophotonic Imaging Group at the Technical University of Denmark. She received a B.S. in Optical Engineering and an M.S. in Applied Physics from Cornell University. She then obtained a Ph.D. in Biomedical Optics from the University of Western Australia. Her research focuses on exploring light tissue interactions to improve optical imaging towards the development of translational imaging tools. She is driven by the opportunity to make a difference by revolutionizing medical diagnostics.</w:t>
      </w:r>
    </w:p>
    <w:p w14:paraId="05F21DD7" w14:textId="2C680AFE" w:rsidR="006C4212" w:rsidRPr="000706EA" w:rsidRDefault="000706EA" w:rsidP="000706EA">
      <w:pPr>
        <w:spacing w:after="120" w:line="276" w:lineRule="auto"/>
        <w:jc w:val="both"/>
        <w:rPr>
          <w:rStyle w:val="Hyperlink"/>
          <w:color w:val="FF0000"/>
        </w:rPr>
      </w:pPr>
      <w:r w:rsidRPr="000706EA">
        <w:rPr>
          <w:rFonts w:ascii="Times New Roman" w:eastAsia="Times New Roman" w:hAnsi="Times New Roman" w:cs="Times New Roman"/>
          <w:color w:val="FF0000"/>
          <w:spacing w:val="6"/>
          <w:sz w:val="22"/>
          <w:szCs w:val="22"/>
          <w:lang w:eastAsia="en-GB"/>
        </w:rPr>
        <w:t>Email:</w:t>
      </w:r>
      <w:r w:rsidRPr="000706EA">
        <w:rPr>
          <w:color w:val="FF0000"/>
        </w:rPr>
        <w:t xml:space="preserve"> </w:t>
      </w:r>
      <w:hyperlink r:id="rId38" w:history="1">
        <w:r w:rsidRPr="000706EA">
          <w:rPr>
            <w:rStyle w:val="Hyperlink"/>
            <w:color w:val="FF0000"/>
          </w:rPr>
          <w:t>greun@dtu.dk</w:t>
        </w:r>
      </w:hyperlink>
    </w:p>
    <w:p w14:paraId="286A22E1" w14:textId="77777777" w:rsidR="000706EA" w:rsidRPr="006C4212" w:rsidRDefault="000706EA" w:rsidP="000706EA">
      <w:pPr>
        <w:spacing w:after="120" w:line="276" w:lineRule="auto"/>
        <w:jc w:val="both"/>
        <w:rPr>
          <w:rFonts w:ascii="Times New Roman" w:eastAsia="Times New Roman" w:hAnsi="Times New Roman" w:cs="Times New Roman"/>
          <w:color w:val="333333"/>
          <w:spacing w:val="6"/>
          <w:sz w:val="22"/>
          <w:szCs w:val="22"/>
          <w:lang w:eastAsia="en-GB"/>
        </w:rPr>
      </w:pPr>
    </w:p>
    <w:p w14:paraId="156397D9" w14:textId="753383ED" w:rsidR="006C4212" w:rsidRDefault="006C4212" w:rsidP="000E7348">
      <w:pPr>
        <w:spacing w:after="120" w:line="276" w:lineRule="auto"/>
        <w:jc w:val="both"/>
        <w:rPr>
          <w:rFonts w:ascii="Times New Roman" w:eastAsia="Times New Roman" w:hAnsi="Times New Roman" w:cs="Times New Roman"/>
          <w:color w:val="333333"/>
          <w:spacing w:val="6"/>
          <w:sz w:val="22"/>
          <w:szCs w:val="22"/>
          <w:lang w:eastAsia="en-GB"/>
        </w:rPr>
      </w:pPr>
      <w:hyperlink r:id="rId39" w:history="1">
        <w:r w:rsidRPr="00725D6A">
          <w:rPr>
            <w:rStyle w:val="Hyperlink"/>
            <w:rFonts w:ascii="Times New Roman" w:eastAsia="Times New Roman" w:hAnsi="Times New Roman" w:cs="Times New Roman"/>
            <w:b/>
            <w:bCs/>
            <w:spacing w:val="6"/>
            <w:sz w:val="22"/>
            <w:szCs w:val="22"/>
            <w:lang w:eastAsia="en-GB"/>
          </w:rPr>
          <w:t>Madeleine Torcasso</w:t>
        </w:r>
      </w:hyperlink>
      <w:r w:rsidRPr="006C4212">
        <w:rPr>
          <w:rFonts w:ascii="Times New Roman" w:eastAsia="Times New Roman" w:hAnsi="Times New Roman" w:cs="Times New Roman"/>
          <w:color w:val="333333"/>
          <w:spacing w:val="6"/>
          <w:sz w:val="22"/>
          <w:szCs w:val="22"/>
          <w:lang w:eastAsia="en-GB"/>
        </w:rPr>
        <w:t xml:space="preserve"> </w:t>
      </w:r>
      <w:r w:rsidR="00725D6A" w:rsidRPr="00725D6A">
        <w:rPr>
          <w:rFonts w:ascii="Times New Roman" w:eastAsia="Times New Roman" w:hAnsi="Times New Roman" w:cs="Times New Roman"/>
          <w:color w:val="333333"/>
          <w:spacing w:val="6"/>
          <w:sz w:val="22"/>
          <w:szCs w:val="22"/>
          <w:lang w:eastAsia="en-GB"/>
        </w:rPr>
        <w:t xml:space="preserve">is a postdoctoral researcher in the Department of Radiology at the University of Chicago. She received her </w:t>
      </w:r>
      <w:proofErr w:type="gramStart"/>
      <w:r w:rsidR="00725D6A" w:rsidRPr="00725D6A">
        <w:rPr>
          <w:rFonts w:ascii="Times New Roman" w:eastAsia="Times New Roman" w:hAnsi="Times New Roman" w:cs="Times New Roman"/>
          <w:color w:val="333333"/>
          <w:spacing w:val="6"/>
          <w:sz w:val="22"/>
          <w:szCs w:val="22"/>
          <w:lang w:eastAsia="en-GB"/>
        </w:rPr>
        <w:t>bachelor’s degree in Biomedical Engineering</w:t>
      </w:r>
      <w:proofErr w:type="gramEnd"/>
      <w:r w:rsidR="00725D6A" w:rsidRPr="00725D6A">
        <w:rPr>
          <w:rFonts w:ascii="Times New Roman" w:eastAsia="Times New Roman" w:hAnsi="Times New Roman" w:cs="Times New Roman"/>
          <w:color w:val="333333"/>
          <w:spacing w:val="6"/>
          <w:sz w:val="22"/>
          <w:szCs w:val="22"/>
          <w:lang w:eastAsia="en-GB"/>
        </w:rPr>
        <w:t xml:space="preserve"> from Vanderbilt University in 2013 and her PhD in Biomedical Engineering from Texas A&amp;M University in 2018. She currently works with AI to quantify high-content optical microscopy images of human tissue samples. She is also interested in using AI to merge data from multiple imaging modalities to improve predictive </w:t>
      </w:r>
      <w:proofErr w:type="gramStart"/>
      <w:r w:rsidR="00725D6A" w:rsidRPr="00725D6A">
        <w:rPr>
          <w:rFonts w:ascii="Times New Roman" w:eastAsia="Times New Roman" w:hAnsi="Times New Roman" w:cs="Times New Roman"/>
          <w:color w:val="333333"/>
          <w:spacing w:val="6"/>
          <w:sz w:val="22"/>
          <w:szCs w:val="22"/>
          <w:lang w:eastAsia="en-GB"/>
        </w:rPr>
        <w:t>models, and</w:t>
      </w:r>
      <w:proofErr w:type="gramEnd"/>
      <w:r w:rsidR="00725D6A" w:rsidRPr="00725D6A">
        <w:rPr>
          <w:rFonts w:ascii="Times New Roman" w:eastAsia="Times New Roman" w:hAnsi="Times New Roman" w:cs="Times New Roman"/>
          <w:color w:val="333333"/>
          <w:spacing w:val="6"/>
          <w:sz w:val="22"/>
          <w:szCs w:val="22"/>
          <w:lang w:eastAsia="en-GB"/>
        </w:rPr>
        <w:t xml:space="preserve"> is passionate about helping create open-source tools to help support researchers in producing reproducible results.  In her free time, she likes to get away from the computer and run, hike, or walk; anything to stay active!</w:t>
      </w:r>
    </w:p>
    <w:p w14:paraId="6B5C7640" w14:textId="1273B2B7" w:rsidR="00725D6A" w:rsidRDefault="00725D6A" w:rsidP="000E7348">
      <w:pPr>
        <w:spacing w:after="120" w:line="276" w:lineRule="auto"/>
        <w:jc w:val="both"/>
        <w:rPr>
          <w:rFonts w:ascii="Times New Roman" w:eastAsia="Times New Roman" w:hAnsi="Times New Roman" w:cs="Times New Roman"/>
          <w:color w:val="333333"/>
          <w:spacing w:val="6"/>
          <w:sz w:val="22"/>
          <w:szCs w:val="22"/>
          <w:lang w:eastAsia="en-GB"/>
        </w:rPr>
      </w:pPr>
      <w:r w:rsidRPr="00725D6A">
        <w:rPr>
          <w:rFonts w:ascii="Times New Roman" w:eastAsia="Times New Roman" w:hAnsi="Times New Roman" w:cs="Times New Roman"/>
          <w:b/>
          <w:bCs/>
          <w:color w:val="333333"/>
          <w:spacing w:val="6"/>
          <w:sz w:val="22"/>
          <w:szCs w:val="22"/>
          <w:lang w:eastAsia="en-GB"/>
        </w:rPr>
        <w:t>Email</w:t>
      </w:r>
      <w:r>
        <w:rPr>
          <w:rFonts w:ascii="Times New Roman" w:eastAsia="Times New Roman" w:hAnsi="Times New Roman" w:cs="Times New Roman"/>
          <w:color w:val="333333"/>
          <w:spacing w:val="6"/>
          <w:sz w:val="22"/>
          <w:szCs w:val="22"/>
          <w:lang w:eastAsia="en-GB"/>
        </w:rPr>
        <w:t xml:space="preserve">: </w:t>
      </w:r>
      <w:hyperlink r:id="rId40" w:history="1">
        <w:r w:rsidRPr="005F1F78">
          <w:rPr>
            <w:rStyle w:val="Hyperlink"/>
            <w:rFonts w:ascii="Times New Roman" w:eastAsia="Times New Roman" w:hAnsi="Times New Roman" w:cs="Times New Roman"/>
            <w:spacing w:val="6"/>
            <w:sz w:val="22"/>
            <w:szCs w:val="22"/>
            <w:lang w:eastAsia="en-GB"/>
          </w:rPr>
          <w:t>durkeems@uchicago.edu</w:t>
        </w:r>
      </w:hyperlink>
      <w:r>
        <w:rPr>
          <w:rFonts w:ascii="Times New Roman" w:eastAsia="Times New Roman" w:hAnsi="Times New Roman" w:cs="Times New Roman"/>
          <w:color w:val="333333"/>
          <w:spacing w:val="6"/>
          <w:sz w:val="22"/>
          <w:szCs w:val="22"/>
          <w:lang w:eastAsia="en-GB"/>
        </w:rPr>
        <w:t xml:space="preserve"> </w:t>
      </w:r>
    </w:p>
    <w:p w14:paraId="4E050BFE" w14:textId="77777777" w:rsidR="0042782E" w:rsidRDefault="0042782E" w:rsidP="000E7348">
      <w:pPr>
        <w:spacing w:after="120" w:line="276" w:lineRule="auto"/>
        <w:jc w:val="both"/>
        <w:rPr>
          <w:rFonts w:ascii="Times New Roman" w:eastAsia="Times New Roman" w:hAnsi="Times New Roman" w:cs="Times New Roman"/>
          <w:color w:val="333333"/>
          <w:spacing w:val="6"/>
          <w:sz w:val="22"/>
          <w:szCs w:val="22"/>
          <w:lang w:eastAsia="en-GB"/>
        </w:rPr>
      </w:pPr>
    </w:p>
    <w:p w14:paraId="42CAB5DC" w14:textId="6D9BD754" w:rsidR="006C4212" w:rsidRPr="000E7348" w:rsidRDefault="000E7348" w:rsidP="000E7348">
      <w:pPr>
        <w:shd w:val="clear" w:color="auto" w:fill="C5E0B3" w:themeFill="accent6" w:themeFillTint="66"/>
        <w:spacing w:after="120" w:line="276" w:lineRule="auto"/>
        <w:jc w:val="both"/>
        <w:rPr>
          <w:rFonts w:ascii="Times New Roman" w:eastAsia="Times New Roman" w:hAnsi="Times New Roman" w:cs="Times New Roman"/>
          <w:b/>
          <w:bCs/>
          <w:color w:val="333333"/>
          <w:spacing w:val="6"/>
          <w:sz w:val="22"/>
          <w:szCs w:val="22"/>
          <w:lang w:eastAsia="en-GB"/>
        </w:rPr>
      </w:pPr>
      <w:r w:rsidRPr="000E7348">
        <w:rPr>
          <w:rFonts w:ascii="Times New Roman" w:eastAsia="Times New Roman" w:hAnsi="Times New Roman" w:cs="Times New Roman"/>
          <w:b/>
          <w:bCs/>
          <w:color w:val="333333"/>
          <w:spacing w:val="6"/>
          <w:sz w:val="22"/>
          <w:szCs w:val="22"/>
          <w:lang w:eastAsia="en-GB"/>
        </w:rPr>
        <w:t>COLLABORATORS</w:t>
      </w:r>
    </w:p>
    <w:p w14:paraId="4BF6B450" w14:textId="768CD7A6" w:rsidR="00270EF6" w:rsidRDefault="00270EF6"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r>
        <w:rPr>
          <w:rFonts w:ascii="Times New Roman" w:eastAsia="Times New Roman" w:hAnsi="Times New Roman" w:cs="Times New Roman"/>
          <w:color w:val="333333"/>
          <w:spacing w:val="6"/>
          <w:sz w:val="22"/>
          <w:szCs w:val="22"/>
          <w:lang w:eastAsia="en-GB"/>
        </w:rPr>
        <w:t>David Sampson</w:t>
      </w:r>
    </w:p>
    <w:p w14:paraId="60BE9D6B" w14:textId="03E33EDE" w:rsidR="00270EF6" w:rsidRDefault="00270EF6" w:rsidP="00270EF6">
      <w:pPr>
        <w:spacing w:after="120" w:line="276" w:lineRule="auto"/>
        <w:jc w:val="both"/>
        <w:rPr>
          <w:rFonts w:ascii="Times New Roman" w:eastAsia="Times New Roman" w:hAnsi="Times New Roman" w:cs="Times New Roman"/>
          <w:color w:val="333333"/>
          <w:spacing w:val="6"/>
          <w:sz w:val="22"/>
          <w:szCs w:val="22"/>
          <w:lang w:eastAsia="en-GB"/>
        </w:rPr>
      </w:pPr>
      <w:r w:rsidRPr="00725D6A">
        <w:rPr>
          <w:rFonts w:ascii="Times New Roman" w:eastAsia="Times New Roman" w:hAnsi="Times New Roman" w:cs="Times New Roman"/>
          <w:b/>
          <w:bCs/>
          <w:color w:val="333333"/>
          <w:spacing w:val="6"/>
          <w:sz w:val="22"/>
          <w:szCs w:val="22"/>
          <w:lang w:eastAsia="en-GB"/>
        </w:rPr>
        <w:t>Email</w:t>
      </w:r>
      <w:r>
        <w:rPr>
          <w:rFonts w:ascii="Times New Roman" w:eastAsia="Times New Roman" w:hAnsi="Times New Roman" w:cs="Times New Roman"/>
          <w:color w:val="333333"/>
          <w:spacing w:val="6"/>
          <w:sz w:val="22"/>
          <w:szCs w:val="22"/>
          <w:lang w:eastAsia="en-GB"/>
        </w:rPr>
        <w:t xml:space="preserve">: </w:t>
      </w:r>
      <w:hyperlink r:id="rId41" w:history="1">
        <w:r w:rsidRPr="00270EF6">
          <w:rPr>
            <w:rStyle w:val="Hyperlink"/>
            <w:rFonts w:ascii="Times New Roman" w:hAnsi="Times New Roman" w:cs="Times New Roman"/>
            <w:sz w:val="22"/>
            <w:szCs w:val="22"/>
          </w:rPr>
          <w:t>d.sampson@surrey.ac.uk</w:t>
        </w:r>
      </w:hyperlink>
      <w:r w:rsidRPr="00270EF6">
        <w:rPr>
          <w:sz w:val="22"/>
          <w:szCs w:val="22"/>
        </w:rPr>
        <w:t xml:space="preserve"> </w:t>
      </w:r>
    </w:p>
    <w:p w14:paraId="4B92FB47" w14:textId="77777777" w:rsidR="00270EF6" w:rsidRDefault="00270EF6"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p>
    <w:p w14:paraId="21A0AA78" w14:textId="77777777" w:rsidR="00270EF6" w:rsidRDefault="00270EF6" w:rsidP="00302566">
      <w:pPr>
        <w:spacing w:before="100" w:beforeAutospacing="1" w:after="100" w:afterAutospacing="1" w:line="360" w:lineRule="auto"/>
        <w:jc w:val="both"/>
        <w:rPr>
          <w:rFonts w:ascii="Times New Roman" w:eastAsia="Times New Roman" w:hAnsi="Times New Roman" w:cs="Times New Roman"/>
          <w:color w:val="333333"/>
          <w:spacing w:val="6"/>
          <w:sz w:val="22"/>
          <w:szCs w:val="22"/>
          <w:lang w:eastAsia="en-GB"/>
        </w:rPr>
      </w:pPr>
    </w:p>
    <w:p w14:paraId="1039759C" w14:textId="1A1CCE8B"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r w:rsidRPr="00AD5A51">
        <w:rPr>
          <w:rFonts w:ascii="Times New Roman" w:hAnsi="Times New Roman" w:cs="Times New Roman"/>
          <w:b/>
          <w:bCs/>
          <w:sz w:val="32"/>
          <w:szCs w:val="32"/>
        </w:rPr>
        <w:t>NEWS</w:t>
      </w:r>
    </w:p>
    <w:p w14:paraId="331A0FE2" w14:textId="1117401D" w:rsidR="00592D7E" w:rsidRDefault="000E7348"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r>
        <w:rPr>
          <w:rFonts w:ascii="Times New Roman" w:eastAsia="Times New Roman" w:hAnsi="Times New Roman" w:cs="Times New Roman"/>
          <w:color w:val="333333"/>
          <w:spacing w:val="6"/>
          <w:lang w:eastAsia="en-GB"/>
        </w:rPr>
        <w:lastRenderedPageBreak/>
        <w:t>PRESENTATIONS AT</w:t>
      </w:r>
    </w:p>
    <w:p w14:paraId="300F14C4"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07B9B15C" w14:textId="471F09E0" w:rsidR="000E7348" w:rsidRPr="00AD5A51" w:rsidRDefault="000E7348" w:rsidP="000E7348">
      <w:pPr>
        <w:shd w:val="clear" w:color="auto" w:fill="FFF2CC" w:themeFill="accent4" w:themeFillTint="33"/>
        <w:spacing w:after="120" w:line="276" w:lineRule="auto"/>
        <w:rPr>
          <w:rFonts w:ascii="Times New Roman" w:hAnsi="Times New Roman" w:cs="Times New Roman"/>
          <w:b/>
          <w:bCs/>
          <w:sz w:val="32"/>
          <w:szCs w:val="32"/>
        </w:rPr>
      </w:pPr>
      <w:commentRangeStart w:id="7"/>
      <w:commentRangeStart w:id="8"/>
      <w:r w:rsidRPr="00AD5A51">
        <w:rPr>
          <w:rFonts w:ascii="Times New Roman" w:hAnsi="Times New Roman" w:cs="Times New Roman"/>
          <w:b/>
          <w:bCs/>
          <w:sz w:val="32"/>
          <w:szCs w:val="32"/>
        </w:rPr>
        <w:t>PUBLICATIONS</w:t>
      </w:r>
      <w:commentRangeEnd w:id="7"/>
      <w:r w:rsidR="00A91511">
        <w:rPr>
          <w:rStyle w:val="CommentReference"/>
        </w:rPr>
        <w:commentReference w:id="7"/>
      </w:r>
      <w:commentRangeEnd w:id="8"/>
      <w:r w:rsidR="00162112">
        <w:rPr>
          <w:rStyle w:val="CommentReference"/>
        </w:rPr>
        <w:commentReference w:id="8"/>
      </w:r>
    </w:p>
    <w:p w14:paraId="540B03F4" w14:textId="3A060FCC" w:rsidR="00A91511" w:rsidRPr="002A7294" w:rsidRDefault="00A91511" w:rsidP="00A91511">
      <w:pPr>
        <w:spacing w:after="120" w:line="276" w:lineRule="auto"/>
        <w:jc w:val="both"/>
        <w:rPr>
          <w:rFonts w:ascii="Times New Roman" w:eastAsia="Times New Roman" w:hAnsi="Times New Roman" w:cs="Times New Roman"/>
          <w:b/>
          <w:bCs/>
          <w:color w:val="00B050"/>
          <w:spacing w:val="6"/>
          <w:sz w:val="22"/>
          <w:szCs w:val="22"/>
          <w:lang w:eastAsia="en-GB"/>
        </w:rPr>
      </w:pPr>
      <w:r w:rsidRPr="002A7294">
        <w:rPr>
          <w:rFonts w:ascii="Times New Roman" w:eastAsia="Times New Roman" w:hAnsi="Times New Roman" w:cs="Times New Roman"/>
          <w:b/>
          <w:bCs/>
          <w:color w:val="00B050"/>
          <w:spacing w:val="6"/>
          <w:sz w:val="22"/>
          <w:szCs w:val="22"/>
          <w:lang w:eastAsia="en-GB"/>
        </w:rPr>
        <w:t xml:space="preserve">TOPICS: </w:t>
      </w:r>
    </w:p>
    <w:p w14:paraId="65376F49" w14:textId="706B2F49" w:rsidR="00064E20" w:rsidRDefault="00A91511" w:rsidP="00A91511">
      <w:pPr>
        <w:spacing w:after="120" w:line="276" w:lineRule="auto"/>
        <w:jc w:val="both"/>
        <w:rPr>
          <w:rFonts w:ascii="Times New Roman" w:eastAsia="Times New Roman" w:hAnsi="Times New Roman" w:cs="Times New Roman"/>
          <w:b/>
          <w:bCs/>
          <w:color w:val="333333"/>
          <w:spacing w:val="6"/>
          <w:sz w:val="22"/>
          <w:szCs w:val="22"/>
          <w:lang w:eastAsia="en-GB"/>
        </w:rPr>
      </w:pPr>
      <w:r>
        <w:rPr>
          <w:rFonts w:ascii="Times New Roman" w:eastAsia="Times New Roman" w:hAnsi="Times New Roman" w:cs="Times New Roman"/>
          <w:b/>
          <w:bCs/>
          <w:color w:val="333333"/>
          <w:spacing w:val="6"/>
          <w:sz w:val="22"/>
          <w:szCs w:val="22"/>
          <w:lang w:eastAsia="en-GB"/>
        </w:rPr>
        <w:t>Open science general resources</w:t>
      </w:r>
      <w:r w:rsidR="002A7294">
        <w:rPr>
          <w:rFonts w:ascii="Times New Roman" w:eastAsia="Times New Roman" w:hAnsi="Times New Roman" w:cs="Times New Roman"/>
          <w:b/>
          <w:bCs/>
          <w:color w:val="333333"/>
          <w:spacing w:val="6"/>
          <w:sz w:val="22"/>
          <w:szCs w:val="22"/>
          <w:lang w:eastAsia="en-GB"/>
        </w:rPr>
        <w:t xml:space="preserve"> | </w:t>
      </w:r>
      <w:r w:rsidR="00105B2E">
        <w:rPr>
          <w:rFonts w:ascii="Times New Roman" w:eastAsia="Times New Roman" w:hAnsi="Times New Roman" w:cs="Times New Roman"/>
          <w:b/>
          <w:bCs/>
          <w:color w:val="333333"/>
          <w:spacing w:val="6"/>
          <w:sz w:val="22"/>
          <w:szCs w:val="22"/>
          <w:lang w:eastAsia="en-GB"/>
        </w:rPr>
        <w:t>S</w:t>
      </w:r>
      <w:r>
        <w:rPr>
          <w:rFonts w:ascii="Times New Roman" w:eastAsia="Times New Roman" w:hAnsi="Times New Roman" w:cs="Times New Roman"/>
          <w:b/>
          <w:bCs/>
          <w:color w:val="333333"/>
          <w:spacing w:val="6"/>
          <w:sz w:val="22"/>
          <w:szCs w:val="22"/>
          <w:lang w:eastAsia="en-GB"/>
        </w:rPr>
        <w:t>oftware tools</w:t>
      </w:r>
      <w:r w:rsidR="002A7294">
        <w:rPr>
          <w:rFonts w:ascii="Times New Roman" w:eastAsia="Times New Roman" w:hAnsi="Times New Roman" w:cs="Times New Roman"/>
          <w:b/>
          <w:bCs/>
          <w:color w:val="333333"/>
          <w:spacing w:val="6"/>
          <w:sz w:val="22"/>
          <w:szCs w:val="22"/>
          <w:lang w:eastAsia="en-GB"/>
        </w:rPr>
        <w:t xml:space="preserve"> |</w:t>
      </w:r>
      <w:r w:rsidR="004F09D9">
        <w:rPr>
          <w:rFonts w:ascii="Times New Roman" w:eastAsia="Times New Roman" w:hAnsi="Times New Roman" w:cs="Times New Roman"/>
          <w:b/>
          <w:bCs/>
          <w:color w:val="333333"/>
          <w:spacing w:val="6"/>
          <w:sz w:val="22"/>
          <w:szCs w:val="22"/>
          <w:lang w:eastAsia="en-GB"/>
        </w:rPr>
        <w:t xml:space="preserve"> </w:t>
      </w:r>
      <w:r w:rsidR="004F09D9" w:rsidRPr="004F09D9">
        <w:rPr>
          <w:rFonts w:ascii="Times New Roman" w:eastAsia="Times New Roman" w:hAnsi="Times New Roman" w:cs="Times New Roman"/>
          <w:b/>
          <w:bCs/>
          <w:color w:val="FF0000"/>
          <w:spacing w:val="6"/>
          <w:sz w:val="22"/>
          <w:szCs w:val="22"/>
          <w:lang w:eastAsia="en-GB"/>
        </w:rPr>
        <w:t xml:space="preserve">Data analysis general </w:t>
      </w:r>
      <w:commentRangeStart w:id="9"/>
      <w:r w:rsidR="004F09D9" w:rsidRPr="004F09D9">
        <w:rPr>
          <w:rFonts w:ascii="Times New Roman" w:eastAsia="Times New Roman" w:hAnsi="Times New Roman" w:cs="Times New Roman"/>
          <w:b/>
          <w:bCs/>
          <w:color w:val="FF0000"/>
          <w:spacing w:val="6"/>
          <w:sz w:val="22"/>
          <w:szCs w:val="22"/>
          <w:lang w:eastAsia="en-GB"/>
        </w:rPr>
        <w:t>resources</w:t>
      </w:r>
      <w:commentRangeEnd w:id="9"/>
      <w:r w:rsidR="004F09D9">
        <w:rPr>
          <w:rStyle w:val="CommentReference"/>
        </w:rPr>
        <w:commentReference w:id="9"/>
      </w:r>
      <w:r w:rsidR="004F09D9" w:rsidRPr="004F09D9">
        <w:rPr>
          <w:rFonts w:ascii="Times New Roman" w:eastAsia="Times New Roman" w:hAnsi="Times New Roman" w:cs="Times New Roman"/>
          <w:b/>
          <w:bCs/>
          <w:color w:val="FF0000"/>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sidR="00105B2E">
        <w:rPr>
          <w:rFonts w:ascii="Times New Roman" w:eastAsia="Times New Roman" w:hAnsi="Times New Roman" w:cs="Times New Roman"/>
          <w:b/>
          <w:bCs/>
          <w:color w:val="333333"/>
          <w:spacing w:val="6"/>
          <w:sz w:val="22"/>
          <w:szCs w:val="22"/>
          <w:lang w:eastAsia="en-GB"/>
        </w:rPr>
        <w:t>D</w:t>
      </w:r>
      <w:r>
        <w:rPr>
          <w:rFonts w:ascii="Times New Roman" w:eastAsia="Times New Roman" w:hAnsi="Times New Roman" w:cs="Times New Roman"/>
          <w:b/>
          <w:bCs/>
          <w:color w:val="333333"/>
          <w:spacing w:val="6"/>
          <w:sz w:val="22"/>
          <w:szCs w:val="22"/>
          <w:lang w:eastAsia="en-GB"/>
        </w:rPr>
        <w:t>atasets</w:t>
      </w:r>
      <w:r w:rsidRPr="00A91511">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Protocols</w:t>
      </w:r>
      <w:r w:rsidRPr="00A91511">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Reviews and roadmaps</w:t>
      </w:r>
      <w:r w:rsidR="002A7294">
        <w:rPr>
          <w:rFonts w:ascii="Times New Roman" w:eastAsia="Times New Roman" w:hAnsi="Times New Roman" w:cs="Times New Roman"/>
          <w:b/>
          <w:bCs/>
          <w:color w:val="333333"/>
          <w:spacing w:val="6"/>
          <w:sz w:val="22"/>
          <w:szCs w:val="22"/>
          <w:lang w:eastAsia="en-GB"/>
        </w:rPr>
        <w:t xml:space="preserve"> | </w:t>
      </w:r>
      <w:r w:rsidR="00064E20">
        <w:rPr>
          <w:rFonts w:ascii="Times New Roman" w:eastAsia="Times New Roman" w:hAnsi="Times New Roman" w:cs="Times New Roman"/>
          <w:b/>
          <w:bCs/>
          <w:color w:val="333333"/>
          <w:spacing w:val="6"/>
          <w:sz w:val="22"/>
          <w:szCs w:val="22"/>
          <w:lang w:eastAsia="en-GB"/>
        </w:rPr>
        <w:t>Age-related macular degeneration (AMD)</w:t>
      </w:r>
      <w:r w:rsidR="002A7294">
        <w:rPr>
          <w:rFonts w:ascii="Times New Roman" w:eastAsia="Times New Roman" w:hAnsi="Times New Roman" w:cs="Times New Roman"/>
          <w:b/>
          <w:bCs/>
          <w:color w:val="333333"/>
          <w:spacing w:val="6"/>
          <w:sz w:val="22"/>
          <w:szCs w:val="22"/>
          <w:lang w:eastAsia="en-GB"/>
        </w:rPr>
        <w:t xml:space="preserve"> | </w:t>
      </w:r>
      <w:r w:rsidR="00064E20">
        <w:rPr>
          <w:rFonts w:ascii="Times New Roman" w:eastAsia="Times New Roman" w:hAnsi="Times New Roman" w:cs="Times New Roman"/>
          <w:b/>
          <w:bCs/>
          <w:color w:val="333333"/>
          <w:spacing w:val="6"/>
          <w:sz w:val="22"/>
          <w:szCs w:val="22"/>
          <w:lang w:eastAsia="en-GB"/>
        </w:rPr>
        <w:t>Diabetic retinopathy (DR)</w:t>
      </w:r>
      <w:r w:rsidR="002A7294">
        <w:rPr>
          <w:rFonts w:ascii="Times New Roman" w:eastAsia="Times New Roman" w:hAnsi="Times New Roman" w:cs="Times New Roman"/>
          <w:b/>
          <w:bCs/>
          <w:color w:val="333333"/>
          <w:spacing w:val="6"/>
          <w:sz w:val="22"/>
          <w:szCs w:val="22"/>
          <w:lang w:eastAsia="en-GB"/>
        </w:rPr>
        <w:t xml:space="preserve"> | </w:t>
      </w:r>
      <w:r w:rsidR="001526EF">
        <w:rPr>
          <w:rFonts w:ascii="Times New Roman" w:eastAsia="Times New Roman" w:hAnsi="Times New Roman" w:cs="Times New Roman"/>
          <w:b/>
          <w:bCs/>
          <w:color w:val="333333"/>
          <w:spacing w:val="6"/>
          <w:sz w:val="22"/>
          <w:szCs w:val="22"/>
          <w:lang w:eastAsia="en-GB"/>
        </w:rPr>
        <w:t>Glaucoma</w:t>
      </w:r>
      <w:r w:rsidR="002A7294">
        <w:rPr>
          <w:rFonts w:ascii="Times New Roman" w:eastAsia="Times New Roman" w:hAnsi="Times New Roman" w:cs="Times New Roman"/>
          <w:b/>
          <w:bCs/>
          <w:color w:val="333333"/>
          <w:spacing w:val="6"/>
          <w:sz w:val="22"/>
          <w:szCs w:val="22"/>
          <w:lang w:eastAsia="en-GB"/>
        </w:rPr>
        <w:t xml:space="preserve"> | </w:t>
      </w:r>
      <w:proofErr w:type="gramStart"/>
      <w:r w:rsidR="002A7294">
        <w:rPr>
          <w:rFonts w:ascii="Times New Roman" w:eastAsia="Times New Roman" w:hAnsi="Times New Roman" w:cs="Times New Roman"/>
          <w:b/>
          <w:bCs/>
          <w:color w:val="333333"/>
          <w:spacing w:val="6"/>
          <w:sz w:val="22"/>
          <w:szCs w:val="22"/>
          <w:lang w:eastAsia="en-GB"/>
        </w:rPr>
        <w:t>Vascular disease</w:t>
      </w:r>
      <w:proofErr w:type="gramEnd"/>
      <w:r w:rsidR="00064E20">
        <w:rPr>
          <w:rFonts w:ascii="Times New Roman" w:eastAsia="Times New Roman" w:hAnsi="Times New Roman" w:cs="Times New Roman"/>
          <w:b/>
          <w:bCs/>
          <w:color w:val="333333"/>
          <w:spacing w:val="6"/>
          <w:sz w:val="22"/>
          <w:szCs w:val="22"/>
          <w:lang w:eastAsia="en-GB"/>
        </w:rPr>
        <w:t xml:space="preserve"> </w:t>
      </w:r>
      <w:r w:rsidR="002A7294">
        <w:rPr>
          <w:rFonts w:ascii="Times New Roman" w:eastAsia="Times New Roman" w:hAnsi="Times New Roman" w:cs="Times New Roman"/>
          <w:b/>
          <w:bCs/>
          <w:color w:val="333333"/>
          <w:spacing w:val="6"/>
          <w:sz w:val="22"/>
          <w:szCs w:val="22"/>
          <w:lang w:eastAsia="en-GB"/>
        </w:rPr>
        <w:t xml:space="preserve">| </w:t>
      </w:r>
      <w:r w:rsidR="00064E20">
        <w:rPr>
          <w:rFonts w:ascii="Times New Roman" w:eastAsia="Times New Roman" w:hAnsi="Times New Roman" w:cs="Times New Roman"/>
          <w:b/>
          <w:bCs/>
          <w:color w:val="333333"/>
          <w:spacing w:val="6"/>
          <w:sz w:val="22"/>
          <w:szCs w:val="22"/>
          <w:lang w:eastAsia="en-GB"/>
        </w:rPr>
        <w:t>Inherited retinal disease (</w:t>
      </w:r>
      <w:commentRangeStart w:id="10"/>
      <w:r w:rsidR="00064E20">
        <w:rPr>
          <w:rFonts w:ascii="Times New Roman" w:eastAsia="Times New Roman" w:hAnsi="Times New Roman" w:cs="Times New Roman"/>
          <w:b/>
          <w:bCs/>
          <w:color w:val="333333"/>
          <w:spacing w:val="6"/>
          <w:sz w:val="22"/>
          <w:szCs w:val="22"/>
          <w:lang w:eastAsia="en-GB"/>
        </w:rPr>
        <w:t>IRD</w:t>
      </w:r>
      <w:commentRangeEnd w:id="10"/>
      <w:r w:rsidR="00A9625F">
        <w:rPr>
          <w:rStyle w:val="CommentReference"/>
        </w:rPr>
        <w:commentReference w:id="10"/>
      </w:r>
      <w:r w:rsidR="00064E20">
        <w:rPr>
          <w:rFonts w:ascii="Times New Roman" w:eastAsia="Times New Roman" w:hAnsi="Times New Roman" w:cs="Times New Roman"/>
          <w:b/>
          <w:bCs/>
          <w:color w:val="333333"/>
          <w:spacing w:val="6"/>
          <w:sz w:val="22"/>
          <w:szCs w:val="22"/>
          <w:lang w:eastAsia="en-GB"/>
        </w:rPr>
        <w:t>)</w:t>
      </w:r>
    </w:p>
    <w:p w14:paraId="73F7C366" w14:textId="2646512F" w:rsidR="002A7294" w:rsidRDefault="00655E7F" w:rsidP="00C43D95">
      <w:pPr>
        <w:spacing w:after="120" w:line="276" w:lineRule="auto"/>
        <w:jc w:val="both"/>
        <w:rPr>
          <w:rFonts w:ascii="Times New Roman" w:eastAsia="Times New Roman" w:hAnsi="Times New Roman" w:cs="Times New Roman"/>
          <w:b/>
          <w:bCs/>
          <w:color w:val="00B050"/>
          <w:spacing w:val="6"/>
          <w:sz w:val="22"/>
          <w:szCs w:val="22"/>
          <w:lang w:eastAsia="en-GB"/>
        </w:rPr>
      </w:pPr>
      <w:ins w:id="11" w:author="Dayu Liu (24188516)" w:date="2024-12-05T15:14:00Z" w16du:dateUtc="2024-12-05T07:14:00Z">
        <w:r>
          <w:rPr>
            <w:rFonts w:ascii="Times New Roman" w:eastAsia="Times New Roman" w:hAnsi="Times New Roman" w:cs="Times New Roman"/>
            <w:b/>
            <w:bCs/>
            <w:color w:val="00B050"/>
            <w:spacing w:val="6"/>
            <w:sz w:val="22"/>
            <w:szCs w:val="22"/>
            <w:lang w:eastAsia="en-GB"/>
          </w:rPr>
          <w:t>30</w:t>
        </w:r>
      </w:ins>
    </w:p>
    <w:p w14:paraId="59029233" w14:textId="1E718A25" w:rsidR="00B85EA2" w:rsidRPr="00157508" w:rsidRDefault="0026176A" w:rsidP="00B85EA2">
      <w:pPr>
        <w:spacing w:after="120" w:line="276" w:lineRule="auto"/>
        <w:jc w:val="both"/>
        <w:rPr>
          <w:rFonts w:ascii="Times New Roman" w:eastAsia="Times New Roman" w:hAnsi="Times New Roman" w:cs="Times New Roman"/>
          <w:color w:val="000000" w:themeColor="text1"/>
          <w:spacing w:val="6"/>
          <w:sz w:val="22"/>
          <w:szCs w:val="22"/>
          <w:lang w:eastAsia="en-GB"/>
        </w:rPr>
      </w:pPr>
      <w:proofErr w:type="spellStart"/>
      <w:r w:rsidRPr="0026176A">
        <w:rPr>
          <w:rFonts w:ascii="Times New Roman" w:eastAsia="Times New Roman" w:hAnsi="Times New Roman" w:cs="Times New Roman"/>
          <w:color w:val="FF0000"/>
          <w:spacing w:val="6"/>
          <w:sz w:val="22"/>
          <w:szCs w:val="22"/>
          <w:lang w:eastAsia="en-GB"/>
        </w:rPr>
        <w:t>Domalpally</w:t>
      </w:r>
      <w:proofErr w:type="spellEnd"/>
      <w:r w:rsidRPr="0026176A">
        <w:rPr>
          <w:rFonts w:ascii="Times New Roman" w:eastAsia="Times New Roman" w:hAnsi="Times New Roman" w:cs="Times New Roman"/>
          <w:color w:val="FF0000"/>
          <w:spacing w:val="6"/>
          <w:sz w:val="22"/>
          <w:szCs w:val="22"/>
          <w:lang w:eastAsia="en-GB"/>
        </w:rPr>
        <w:t xml:space="preserve">, A., </w:t>
      </w:r>
      <w:r>
        <w:rPr>
          <w:rFonts w:ascii="Times New Roman" w:eastAsia="Times New Roman" w:hAnsi="Times New Roman" w:cs="Times New Roman"/>
          <w:color w:val="FF0000"/>
          <w:spacing w:val="6"/>
          <w:sz w:val="22"/>
          <w:szCs w:val="22"/>
          <w:lang w:eastAsia="en-GB"/>
        </w:rPr>
        <w:t>et al</w:t>
      </w:r>
      <w:r w:rsidRPr="0026176A">
        <w:rPr>
          <w:rFonts w:ascii="Times New Roman" w:eastAsia="Times New Roman" w:hAnsi="Times New Roman" w:cs="Times New Roman"/>
          <w:color w:val="FF0000"/>
          <w:spacing w:val="6"/>
          <w:sz w:val="22"/>
          <w:szCs w:val="22"/>
          <w:lang w:eastAsia="en-GB"/>
        </w:rPr>
        <w:t>. (2024). Data harmonization, standardization, and collaboration for diabetic retinal disease (DRD) research: report from the 2024 Mary Tyler Moore vision initiative workshop on data. </w:t>
      </w:r>
      <w:r w:rsidRPr="0026176A">
        <w:rPr>
          <w:rFonts w:ascii="Times New Roman" w:eastAsia="Times New Roman" w:hAnsi="Times New Roman" w:cs="Times New Roman"/>
          <w:i/>
          <w:iCs/>
          <w:color w:val="FF0000"/>
          <w:spacing w:val="6"/>
          <w:sz w:val="22"/>
          <w:szCs w:val="22"/>
          <w:lang w:eastAsia="en-GB"/>
        </w:rPr>
        <w:t>Translational vision science &amp; technology</w:t>
      </w:r>
      <w:r w:rsidRPr="0026176A">
        <w:rPr>
          <w:rFonts w:ascii="Times New Roman" w:eastAsia="Times New Roman" w:hAnsi="Times New Roman" w:cs="Times New Roman"/>
          <w:color w:val="FF0000"/>
          <w:spacing w:val="6"/>
          <w:sz w:val="22"/>
          <w:szCs w:val="22"/>
          <w:lang w:eastAsia="en-GB"/>
        </w:rPr>
        <w:t>, </w:t>
      </w:r>
      <w:r w:rsidRPr="0026176A">
        <w:rPr>
          <w:rFonts w:ascii="Times New Roman" w:eastAsia="Times New Roman" w:hAnsi="Times New Roman" w:cs="Times New Roman"/>
          <w:i/>
          <w:iCs/>
          <w:color w:val="FF0000"/>
          <w:spacing w:val="6"/>
          <w:sz w:val="22"/>
          <w:szCs w:val="22"/>
          <w:lang w:eastAsia="en-GB"/>
        </w:rPr>
        <w:t>13</w:t>
      </w:r>
      <w:r w:rsidRPr="0026176A">
        <w:rPr>
          <w:rFonts w:ascii="Times New Roman" w:eastAsia="Times New Roman" w:hAnsi="Times New Roman" w:cs="Times New Roman"/>
          <w:color w:val="FF0000"/>
          <w:spacing w:val="6"/>
          <w:sz w:val="22"/>
          <w:szCs w:val="22"/>
          <w:lang w:eastAsia="en-GB"/>
        </w:rPr>
        <w:t>(10), 4</w:t>
      </w:r>
      <w:r w:rsidR="00B85EA2" w:rsidRPr="00B85EA2">
        <w:rPr>
          <w:rFonts w:ascii="Times New Roman" w:eastAsia="Times New Roman" w:hAnsi="Times New Roman" w:cs="Times New Roman"/>
          <w:color w:val="FF0000"/>
          <w:spacing w:val="6"/>
          <w:sz w:val="22"/>
          <w:szCs w:val="22"/>
          <w:lang w:eastAsia="en-GB"/>
        </w:rPr>
        <w:t>.</w:t>
      </w:r>
      <w:r w:rsidR="00B85EA2">
        <w:rPr>
          <w:rFonts w:ascii="Times New Roman" w:eastAsia="Times New Roman" w:hAnsi="Times New Roman" w:cs="Times New Roman"/>
          <w:color w:val="FF0000"/>
          <w:spacing w:val="6"/>
          <w:sz w:val="22"/>
          <w:szCs w:val="22"/>
          <w:lang w:eastAsia="en-GB"/>
        </w:rPr>
        <w:t xml:space="preserve"> </w:t>
      </w:r>
      <w:r w:rsidR="00B85EA2" w:rsidRPr="00162112">
        <w:rPr>
          <w:rFonts w:ascii="Times New Roman" w:eastAsia="Times New Roman" w:hAnsi="Times New Roman" w:cs="Times New Roman"/>
          <w:b/>
          <w:bCs/>
          <w:color w:val="00B050"/>
          <w:spacing w:val="6"/>
          <w:sz w:val="22"/>
          <w:szCs w:val="22"/>
          <w:lang w:eastAsia="en-GB"/>
        </w:rPr>
        <w:t>TOPICS</w:t>
      </w:r>
      <w:r w:rsidR="00B85EA2">
        <w:rPr>
          <w:rFonts w:ascii="Times New Roman" w:eastAsia="Times New Roman" w:hAnsi="Times New Roman" w:cs="Times New Roman"/>
          <w:b/>
          <w:bCs/>
          <w:color w:val="333333"/>
          <w:spacing w:val="6"/>
          <w:sz w:val="22"/>
          <w:szCs w:val="22"/>
          <w:lang w:eastAsia="en-GB"/>
        </w:rPr>
        <w:t xml:space="preserve"> Protocols, Review and roadmaps</w:t>
      </w:r>
      <w:r>
        <w:rPr>
          <w:rFonts w:ascii="Times New Roman" w:eastAsia="Times New Roman" w:hAnsi="Times New Roman" w:cs="Times New Roman"/>
          <w:b/>
          <w:bCs/>
          <w:color w:val="333333"/>
          <w:spacing w:val="6"/>
          <w:sz w:val="22"/>
          <w:szCs w:val="22"/>
          <w:lang w:eastAsia="en-GB"/>
        </w:rPr>
        <w:t>, Diabetic Retinopathy (DR)</w:t>
      </w:r>
      <w:r w:rsidR="00B85EA2">
        <w:rPr>
          <w:rFonts w:ascii="Times New Roman" w:eastAsia="Times New Roman" w:hAnsi="Times New Roman" w:cs="Times New Roman"/>
          <w:b/>
          <w:bCs/>
          <w:color w:val="333333"/>
          <w:spacing w:val="6"/>
          <w:sz w:val="22"/>
          <w:szCs w:val="22"/>
          <w:lang w:eastAsia="en-GB"/>
        </w:rPr>
        <w:t xml:space="preserve"> |</w:t>
      </w:r>
      <w:hyperlink r:id="rId42" w:history="1">
        <w:r w:rsidR="00B85EA2" w:rsidRPr="0026176A">
          <w:rPr>
            <w:rStyle w:val="Hyperlink"/>
            <w:rFonts w:ascii="Times New Roman" w:eastAsia="Times New Roman" w:hAnsi="Times New Roman" w:cs="Times New Roman"/>
            <w:b/>
            <w:bCs/>
            <w:spacing w:val="6"/>
            <w:sz w:val="22"/>
            <w:szCs w:val="22"/>
            <w:lang w:eastAsia="en-GB"/>
          </w:rPr>
          <w:t xml:space="preserve"> DOI</w:t>
        </w:r>
      </w:hyperlink>
      <w:r w:rsidR="00B85EA2" w:rsidRPr="00393E8D">
        <w:rPr>
          <w:rFonts w:ascii="Times New Roman" w:eastAsia="Times New Roman" w:hAnsi="Times New Roman" w:cs="Times New Roman"/>
          <w:b/>
          <w:bCs/>
          <w:color w:val="92D050"/>
          <w:spacing w:val="6"/>
          <w:sz w:val="22"/>
          <w:szCs w:val="22"/>
          <w:lang w:eastAsia="en-GB"/>
        </w:rPr>
        <w:t xml:space="preserve"> </w:t>
      </w:r>
      <w:r w:rsidR="00B85EA2">
        <w:rPr>
          <w:rFonts w:ascii="Times New Roman" w:eastAsia="Times New Roman" w:hAnsi="Times New Roman" w:cs="Times New Roman"/>
          <w:b/>
          <w:bCs/>
          <w:color w:val="333333"/>
          <w:spacing w:val="6"/>
          <w:sz w:val="22"/>
          <w:szCs w:val="22"/>
          <w:lang w:eastAsia="en-GB"/>
        </w:rPr>
        <w:t xml:space="preserve">| </w:t>
      </w:r>
      <w:hyperlink r:id="rId43" w:history="1">
        <w:r w:rsidR="00B85EA2" w:rsidRPr="0026176A">
          <w:rPr>
            <w:rStyle w:val="Hyperlink"/>
            <w:rFonts w:ascii="Times New Roman" w:eastAsia="Times New Roman" w:hAnsi="Times New Roman" w:cs="Times New Roman"/>
            <w:b/>
            <w:bCs/>
            <w:spacing w:val="6"/>
            <w:sz w:val="22"/>
            <w:szCs w:val="22"/>
            <w:lang w:eastAsia="en-GB"/>
          </w:rPr>
          <w:t>PMID</w:t>
        </w:r>
      </w:hyperlink>
    </w:p>
    <w:p w14:paraId="24D94E7F" w14:textId="326B8D2C" w:rsidR="00B85EA2" w:rsidRPr="00B85EA2" w:rsidRDefault="00655E7F" w:rsidP="00C43D95">
      <w:pPr>
        <w:spacing w:after="120" w:line="276" w:lineRule="auto"/>
        <w:jc w:val="both"/>
        <w:rPr>
          <w:rFonts w:ascii="Times New Roman" w:eastAsia="Times New Roman" w:hAnsi="Times New Roman" w:cs="Times New Roman"/>
          <w:color w:val="FF0000"/>
          <w:spacing w:val="6"/>
          <w:sz w:val="22"/>
          <w:szCs w:val="22"/>
          <w:lang w:eastAsia="en-GB"/>
        </w:rPr>
      </w:pPr>
      <w:ins w:id="12" w:author="Dayu Liu (24188516)" w:date="2024-12-05T15:14:00Z" w16du:dateUtc="2024-12-05T07:14:00Z">
        <w:r>
          <w:rPr>
            <w:rFonts w:ascii="Times New Roman" w:eastAsia="Times New Roman" w:hAnsi="Times New Roman" w:cs="Times New Roman"/>
            <w:color w:val="FF0000"/>
            <w:spacing w:val="6"/>
            <w:sz w:val="22"/>
            <w:szCs w:val="22"/>
            <w:lang w:eastAsia="en-GB"/>
          </w:rPr>
          <w:t>29</w:t>
        </w:r>
      </w:ins>
    </w:p>
    <w:p w14:paraId="4C9C35E8" w14:textId="76C00FA9" w:rsidR="008529BE" w:rsidRDefault="008529BE" w:rsidP="008529BE">
      <w:pPr>
        <w:spacing w:after="120" w:line="276" w:lineRule="auto"/>
        <w:jc w:val="both"/>
        <w:rPr>
          <w:ins w:id="13" w:author="Dayu Liu (24188516)" w:date="2024-12-05T15:14:00Z" w16du:dateUtc="2024-12-05T07:14:00Z"/>
          <w:rStyle w:val="Hyperlink"/>
          <w:rFonts w:ascii="Times New Roman" w:eastAsia="Times New Roman" w:hAnsi="Times New Roman" w:cs="Times New Roman"/>
          <w:b/>
          <w:bCs/>
          <w:spacing w:val="6"/>
          <w:sz w:val="22"/>
          <w:szCs w:val="22"/>
          <w:lang w:eastAsia="en-GB"/>
        </w:rPr>
      </w:pPr>
      <w:proofErr w:type="spellStart"/>
      <w:r w:rsidRPr="008529BE">
        <w:rPr>
          <w:rFonts w:ascii="Times New Roman" w:eastAsia="Times New Roman" w:hAnsi="Times New Roman" w:cs="Times New Roman"/>
          <w:color w:val="000000" w:themeColor="text1"/>
          <w:spacing w:val="6"/>
          <w:sz w:val="22"/>
          <w:szCs w:val="22"/>
          <w:lang w:eastAsia="en-GB"/>
        </w:rPr>
        <w:t>Gim</w:t>
      </w:r>
      <w:proofErr w:type="spellEnd"/>
      <w:r w:rsidRPr="008529BE">
        <w:rPr>
          <w:rFonts w:ascii="Times New Roman" w:eastAsia="Times New Roman" w:hAnsi="Times New Roman" w:cs="Times New Roman"/>
          <w:color w:val="000000" w:themeColor="text1"/>
          <w:spacing w:val="6"/>
          <w:sz w:val="22"/>
          <w:szCs w:val="22"/>
          <w:lang w:eastAsia="en-GB"/>
        </w:rPr>
        <w:t xml:space="preserve">, N., </w:t>
      </w:r>
      <w:r w:rsidR="005B462F">
        <w:rPr>
          <w:rFonts w:ascii="Times New Roman" w:eastAsia="Times New Roman" w:hAnsi="Times New Roman" w:cs="Times New Roman"/>
          <w:color w:val="000000" w:themeColor="text1"/>
          <w:spacing w:val="6"/>
          <w:sz w:val="22"/>
          <w:szCs w:val="22"/>
          <w:lang w:eastAsia="en-GB"/>
        </w:rPr>
        <w:t>et al.</w:t>
      </w:r>
      <w:r w:rsidRPr="008529BE">
        <w:rPr>
          <w:rFonts w:ascii="Times New Roman" w:eastAsia="Times New Roman" w:hAnsi="Times New Roman" w:cs="Times New Roman"/>
          <w:color w:val="000000" w:themeColor="text1"/>
          <w:spacing w:val="6"/>
          <w:sz w:val="22"/>
          <w:szCs w:val="22"/>
          <w:lang w:eastAsia="en-GB"/>
        </w:rPr>
        <w:t xml:space="preserve"> (2024). A </w:t>
      </w:r>
      <w:r w:rsidR="00A9625F" w:rsidRPr="008529BE">
        <w:rPr>
          <w:rFonts w:ascii="Times New Roman" w:eastAsia="Times New Roman" w:hAnsi="Times New Roman" w:cs="Times New Roman"/>
          <w:color w:val="000000" w:themeColor="text1"/>
          <w:spacing w:val="6"/>
          <w:sz w:val="22"/>
          <w:szCs w:val="22"/>
          <w:lang w:eastAsia="en-GB"/>
        </w:rPr>
        <w:t>clinician's guide to sharing data for ai in ophthalmology</w:t>
      </w:r>
      <w:r w:rsidRPr="008529BE">
        <w:rPr>
          <w:rFonts w:ascii="Times New Roman" w:eastAsia="Times New Roman" w:hAnsi="Times New Roman" w:cs="Times New Roman"/>
          <w:color w:val="000000" w:themeColor="text1"/>
          <w:spacing w:val="6"/>
          <w:sz w:val="22"/>
          <w:szCs w:val="22"/>
          <w:lang w:eastAsia="en-GB"/>
        </w:rPr>
        <w:t>. </w:t>
      </w:r>
      <w:r w:rsidRPr="008529BE">
        <w:rPr>
          <w:rFonts w:ascii="Times New Roman" w:eastAsia="Times New Roman" w:hAnsi="Times New Roman" w:cs="Times New Roman"/>
          <w:i/>
          <w:iCs/>
          <w:color w:val="000000" w:themeColor="text1"/>
          <w:spacing w:val="6"/>
          <w:sz w:val="22"/>
          <w:szCs w:val="22"/>
          <w:lang w:eastAsia="en-GB"/>
        </w:rPr>
        <w:t>Investigative ophthalmology &amp; visual science</w:t>
      </w:r>
      <w:r w:rsidRPr="008529BE">
        <w:rPr>
          <w:rFonts w:ascii="Times New Roman" w:eastAsia="Times New Roman" w:hAnsi="Times New Roman" w:cs="Times New Roman"/>
          <w:color w:val="000000" w:themeColor="text1"/>
          <w:spacing w:val="6"/>
          <w:sz w:val="22"/>
          <w:szCs w:val="22"/>
          <w:lang w:eastAsia="en-GB"/>
        </w:rPr>
        <w:t>, </w:t>
      </w:r>
      <w:r w:rsidRPr="008529BE">
        <w:rPr>
          <w:rFonts w:ascii="Times New Roman" w:eastAsia="Times New Roman" w:hAnsi="Times New Roman" w:cs="Times New Roman"/>
          <w:i/>
          <w:iCs/>
          <w:color w:val="000000" w:themeColor="text1"/>
          <w:spacing w:val="6"/>
          <w:sz w:val="22"/>
          <w:szCs w:val="22"/>
          <w:lang w:eastAsia="en-GB"/>
        </w:rPr>
        <w:t>65</w:t>
      </w:r>
      <w:r w:rsidRPr="008529BE">
        <w:rPr>
          <w:rFonts w:ascii="Times New Roman" w:eastAsia="Times New Roman" w:hAnsi="Times New Roman" w:cs="Times New Roman"/>
          <w:color w:val="000000" w:themeColor="text1"/>
          <w:spacing w:val="6"/>
          <w:sz w:val="22"/>
          <w:szCs w:val="22"/>
          <w:lang w:eastAsia="en-GB"/>
        </w:rPr>
        <w:t xml:space="preserve">(6), 21.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Protocols, Review and roadmaps</w:t>
      </w:r>
      <w:r w:rsidR="001460F4">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44" w:history="1">
        <w:r w:rsidRPr="008529BE">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45" w:history="1">
        <w:r w:rsidRPr="008529BE">
          <w:rPr>
            <w:rStyle w:val="Hyperlink"/>
            <w:rFonts w:ascii="Times New Roman" w:eastAsia="Times New Roman" w:hAnsi="Times New Roman" w:cs="Times New Roman"/>
            <w:b/>
            <w:bCs/>
            <w:spacing w:val="6"/>
            <w:sz w:val="22"/>
            <w:szCs w:val="22"/>
            <w:lang w:eastAsia="en-GB"/>
          </w:rPr>
          <w:t>PMID</w:t>
        </w:r>
      </w:hyperlink>
    </w:p>
    <w:p w14:paraId="21FE31F7" w14:textId="7D9424EC" w:rsidR="00655E7F" w:rsidRPr="00157508" w:rsidRDefault="00655E7F" w:rsidP="008529BE">
      <w:pPr>
        <w:spacing w:after="120" w:line="276" w:lineRule="auto"/>
        <w:jc w:val="both"/>
        <w:rPr>
          <w:rFonts w:ascii="Times New Roman" w:eastAsia="Times New Roman" w:hAnsi="Times New Roman" w:cs="Times New Roman"/>
          <w:color w:val="000000" w:themeColor="text1"/>
          <w:spacing w:val="6"/>
          <w:sz w:val="22"/>
          <w:szCs w:val="22"/>
          <w:lang w:eastAsia="en-GB"/>
        </w:rPr>
      </w:pPr>
      <w:ins w:id="14" w:author="Dayu Liu (24188516)" w:date="2024-12-05T15:14:00Z" w16du:dateUtc="2024-12-05T07:14:00Z">
        <w:r>
          <w:rPr>
            <w:rStyle w:val="Hyperlink"/>
            <w:rFonts w:ascii="Times New Roman" w:eastAsia="Times New Roman" w:hAnsi="Times New Roman" w:cs="Times New Roman"/>
            <w:b/>
            <w:bCs/>
            <w:spacing w:val="6"/>
            <w:sz w:val="22"/>
            <w:szCs w:val="22"/>
            <w:lang w:eastAsia="en-GB"/>
          </w:rPr>
          <w:t>28</w:t>
        </w:r>
      </w:ins>
    </w:p>
    <w:p w14:paraId="7E0DE109" w14:textId="7BB6F4C1" w:rsidR="00A9625F" w:rsidRDefault="00A9625F" w:rsidP="00A9625F">
      <w:pPr>
        <w:spacing w:after="120" w:line="276" w:lineRule="auto"/>
        <w:jc w:val="both"/>
        <w:rPr>
          <w:rFonts w:ascii="Times New Roman" w:eastAsia="Times New Roman" w:hAnsi="Times New Roman" w:cs="Times New Roman"/>
          <w:b/>
          <w:bCs/>
          <w:spacing w:val="6"/>
          <w:sz w:val="22"/>
          <w:szCs w:val="22"/>
          <w:lang w:eastAsia="en-GB"/>
        </w:rPr>
      </w:pPr>
      <w:r w:rsidRPr="00A9625F">
        <w:rPr>
          <w:rFonts w:ascii="Times New Roman" w:eastAsia="Times New Roman" w:hAnsi="Times New Roman" w:cs="Times New Roman"/>
          <w:color w:val="FF0000"/>
          <w:spacing w:val="6"/>
          <w:sz w:val="22"/>
          <w:szCs w:val="22"/>
          <w:lang w:eastAsia="en-GB"/>
        </w:rPr>
        <w:t xml:space="preserve">Kang, D., et al. </w:t>
      </w:r>
      <w:r>
        <w:rPr>
          <w:rFonts w:ascii="Times New Roman" w:eastAsia="Times New Roman" w:hAnsi="Times New Roman" w:cs="Times New Roman"/>
          <w:color w:val="FF0000"/>
          <w:spacing w:val="6"/>
          <w:sz w:val="22"/>
          <w:szCs w:val="22"/>
          <w:lang w:eastAsia="en-GB"/>
        </w:rPr>
        <w:t xml:space="preserve">(2024). A beginner’s guide to artificial intelligence for ophthalmologists. </w:t>
      </w:r>
      <w:proofErr w:type="spellStart"/>
      <w:r>
        <w:rPr>
          <w:rFonts w:ascii="Times New Roman" w:eastAsia="Times New Roman" w:hAnsi="Times New Roman" w:cs="Times New Roman"/>
          <w:color w:val="FF0000"/>
          <w:spacing w:val="6"/>
          <w:sz w:val="22"/>
          <w:szCs w:val="22"/>
          <w:lang w:eastAsia="en-GB"/>
        </w:rPr>
        <w:t>Opthalmol</w:t>
      </w:r>
      <w:proofErr w:type="spellEnd"/>
      <w:r>
        <w:rPr>
          <w:rFonts w:ascii="Times New Roman" w:eastAsia="Times New Roman" w:hAnsi="Times New Roman" w:cs="Times New Roman"/>
          <w:color w:val="FF0000"/>
          <w:spacing w:val="6"/>
          <w:sz w:val="22"/>
          <w:szCs w:val="22"/>
          <w:lang w:eastAsia="en-GB"/>
        </w:rPr>
        <w:t xml:space="preserve"> Ther, 13</w:t>
      </w:r>
      <w:r w:rsidR="006440D3">
        <w:rPr>
          <w:rFonts w:ascii="Times New Roman" w:eastAsia="Times New Roman" w:hAnsi="Times New Roman" w:cs="Times New Roman"/>
          <w:color w:val="FF0000"/>
          <w:spacing w:val="6"/>
          <w:sz w:val="22"/>
          <w:szCs w:val="22"/>
          <w:lang w:eastAsia="en-GB"/>
        </w:rPr>
        <w:t>(7)</w:t>
      </w:r>
      <w:r>
        <w:rPr>
          <w:rFonts w:ascii="Times New Roman" w:eastAsia="Times New Roman" w:hAnsi="Times New Roman" w:cs="Times New Roman"/>
          <w:color w:val="FF0000"/>
          <w:spacing w:val="6"/>
          <w:sz w:val="22"/>
          <w:szCs w:val="22"/>
          <w:lang w:eastAsia="en-GB"/>
        </w:rPr>
        <w:t xml:space="preserve">, 1841-1855.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Software tools, Review and roadmaps | </w:t>
      </w:r>
      <w:hyperlink r:id="rId46" w:history="1">
        <w:r w:rsidRPr="00A9625F">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47" w:history="1">
        <w:r w:rsidRPr="00A9625F">
          <w:rPr>
            <w:rStyle w:val="Hyperlink"/>
            <w:rFonts w:ascii="Times New Roman" w:eastAsia="Times New Roman" w:hAnsi="Times New Roman" w:cs="Times New Roman"/>
            <w:b/>
            <w:bCs/>
            <w:spacing w:val="6"/>
            <w:sz w:val="22"/>
            <w:szCs w:val="22"/>
            <w:lang w:eastAsia="en-GB"/>
          </w:rPr>
          <w:t>PMID</w:t>
        </w:r>
      </w:hyperlink>
    </w:p>
    <w:p w14:paraId="5B082F9F" w14:textId="532CEFC4" w:rsidR="0026176A" w:rsidRDefault="00655E7F" w:rsidP="00A9625F">
      <w:pPr>
        <w:spacing w:after="120" w:line="276" w:lineRule="auto"/>
        <w:jc w:val="both"/>
        <w:rPr>
          <w:rFonts w:ascii="Times New Roman" w:eastAsia="Times New Roman" w:hAnsi="Times New Roman" w:cs="Times New Roman"/>
          <w:b/>
          <w:bCs/>
          <w:spacing w:val="6"/>
          <w:sz w:val="22"/>
          <w:szCs w:val="22"/>
          <w:lang w:eastAsia="en-GB"/>
        </w:rPr>
      </w:pPr>
      <w:ins w:id="15" w:author="Dayu Liu (24188516)" w:date="2024-12-05T15:17:00Z" w16du:dateUtc="2024-12-05T07:17:00Z">
        <w:r>
          <w:rPr>
            <w:rFonts w:ascii="Times New Roman" w:eastAsia="Times New Roman" w:hAnsi="Times New Roman" w:cs="Times New Roman"/>
            <w:b/>
            <w:bCs/>
            <w:spacing w:val="6"/>
            <w:sz w:val="22"/>
            <w:szCs w:val="22"/>
            <w:lang w:eastAsia="en-GB"/>
          </w:rPr>
          <w:t>27</w:t>
        </w:r>
      </w:ins>
    </w:p>
    <w:p w14:paraId="11354811" w14:textId="2AA906F6" w:rsidR="0026176A" w:rsidRDefault="0026176A" w:rsidP="0026176A">
      <w:pPr>
        <w:spacing w:after="120" w:line="276" w:lineRule="auto"/>
        <w:jc w:val="both"/>
        <w:rPr>
          <w:rFonts w:ascii="Times New Roman" w:eastAsia="Times New Roman" w:hAnsi="Times New Roman" w:cs="Times New Roman"/>
          <w:b/>
          <w:bCs/>
          <w:spacing w:val="6"/>
          <w:sz w:val="22"/>
          <w:szCs w:val="22"/>
          <w:lang w:eastAsia="en-GB"/>
        </w:rPr>
      </w:pPr>
      <w:r w:rsidRPr="0026176A">
        <w:rPr>
          <w:rFonts w:ascii="Times New Roman" w:eastAsia="Times New Roman" w:hAnsi="Times New Roman" w:cs="Times New Roman"/>
          <w:color w:val="FF0000"/>
          <w:spacing w:val="6"/>
          <w:sz w:val="22"/>
          <w:szCs w:val="22"/>
          <w:lang w:eastAsia="en-GB"/>
        </w:rPr>
        <w:t xml:space="preserve">Chew, E. Y., </w:t>
      </w:r>
      <w:r>
        <w:rPr>
          <w:rFonts w:ascii="Times New Roman" w:eastAsia="Times New Roman" w:hAnsi="Times New Roman" w:cs="Times New Roman"/>
          <w:color w:val="FF0000"/>
          <w:spacing w:val="6"/>
          <w:sz w:val="22"/>
          <w:szCs w:val="22"/>
          <w:lang w:eastAsia="en-GB"/>
        </w:rPr>
        <w:t>et al</w:t>
      </w:r>
      <w:r w:rsidRPr="0026176A">
        <w:rPr>
          <w:rFonts w:ascii="Times New Roman" w:eastAsia="Times New Roman" w:hAnsi="Times New Roman" w:cs="Times New Roman"/>
          <w:color w:val="FF0000"/>
          <w:spacing w:val="6"/>
          <w:sz w:val="22"/>
          <w:szCs w:val="22"/>
          <w:lang w:eastAsia="en-GB"/>
        </w:rPr>
        <w:t>. (2024). Standardization and clinical applications of retinal imaging biomarkers for cardiovascular disease: a Roadmap from an NHLBI workshop. </w:t>
      </w:r>
      <w:r w:rsidRPr="0026176A">
        <w:rPr>
          <w:rFonts w:ascii="Times New Roman" w:eastAsia="Times New Roman" w:hAnsi="Times New Roman" w:cs="Times New Roman"/>
          <w:i/>
          <w:iCs/>
          <w:color w:val="FF0000"/>
          <w:spacing w:val="6"/>
          <w:sz w:val="22"/>
          <w:szCs w:val="22"/>
          <w:lang w:eastAsia="en-GB"/>
        </w:rPr>
        <w:t>Nature reviews. Cardiology</w:t>
      </w:r>
      <w:r w:rsidRPr="0026176A">
        <w:rPr>
          <w:rFonts w:ascii="Times New Roman" w:eastAsia="Times New Roman" w:hAnsi="Times New Roman" w:cs="Times New Roman"/>
          <w:color w:val="FF0000"/>
          <w:spacing w:val="6"/>
          <w:sz w:val="22"/>
          <w:szCs w:val="22"/>
          <w:lang w:eastAsia="en-GB"/>
        </w:rPr>
        <w:t>, 10.1038/s41569-024-01060-8.</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Vascular disease | </w:t>
      </w:r>
      <w:hyperlink r:id="rId48" w:history="1">
        <w:r w:rsidRPr="0026176A">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49" w:history="1">
        <w:r w:rsidRPr="0026176A">
          <w:rPr>
            <w:rStyle w:val="Hyperlink"/>
            <w:rFonts w:ascii="Times New Roman" w:eastAsia="Times New Roman" w:hAnsi="Times New Roman" w:cs="Times New Roman"/>
            <w:b/>
            <w:bCs/>
            <w:spacing w:val="6"/>
            <w:sz w:val="22"/>
            <w:szCs w:val="22"/>
            <w:lang w:eastAsia="en-GB"/>
          </w:rPr>
          <w:t>PMID</w:t>
        </w:r>
      </w:hyperlink>
    </w:p>
    <w:p w14:paraId="569394AA" w14:textId="4AA8694C" w:rsidR="009F4043" w:rsidRDefault="00655E7F" w:rsidP="0026176A">
      <w:pPr>
        <w:spacing w:after="120" w:line="276" w:lineRule="auto"/>
        <w:jc w:val="both"/>
        <w:rPr>
          <w:rFonts w:ascii="Times New Roman" w:eastAsia="Times New Roman" w:hAnsi="Times New Roman" w:cs="Times New Roman"/>
          <w:b/>
          <w:bCs/>
          <w:spacing w:val="6"/>
          <w:sz w:val="22"/>
          <w:szCs w:val="22"/>
          <w:lang w:eastAsia="en-GB"/>
        </w:rPr>
      </w:pPr>
      <w:ins w:id="16" w:author="Dayu Liu (24188516)" w:date="2024-12-05T15:18:00Z" w16du:dateUtc="2024-12-05T07:18:00Z">
        <w:r>
          <w:rPr>
            <w:rFonts w:ascii="Times New Roman" w:eastAsia="Times New Roman" w:hAnsi="Times New Roman" w:cs="Times New Roman"/>
            <w:b/>
            <w:bCs/>
            <w:spacing w:val="6"/>
            <w:sz w:val="22"/>
            <w:szCs w:val="22"/>
            <w:lang w:eastAsia="en-GB"/>
          </w:rPr>
          <w:t>26</w:t>
        </w:r>
      </w:ins>
    </w:p>
    <w:p w14:paraId="4286BFDF" w14:textId="7DA8AC9F" w:rsidR="009F4043" w:rsidRPr="005D439C" w:rsidRDefault="009F4043" w:rsidP="009F4043">
      <w:pPr>
        <w:spacing w:after="120" w:line="276" w:lineRule="auto"/>
        <w:jc w:val="both"/>
        <w:rPr>
          <w:rFonts w:ascii="Times New Roman" w:eastAsia="Times New Roman" w:hAnsi="Times New Roman" w:cs="Times New Roman"/>
          <w:color w:val="FF0000"/>
          <w:spacing w:val="6"/>
          <w:sz w:val="22"/>
          <w:szCs w:val="22"/>
          <w:lang w:eastAsia="en-GB"/>
        </w:rPr>
      </w:pPr>
      <w:proofErr w:type="spellStart"/>
      <w:r w:rsidRPr="009F4043">
        <w:rPr>
          <w:rFonts w:ascii="Times New Roman" w:eastAsia="Times New Roman" w:hAnsi="Times New Roman" w:cs="Times New Roman"/>
          <w:color w:val="FF0000"/>
          <w:spacing w:val="6"/>
          <w:sz w:val="22"/>
          <w:szCs w:val="22"/>
          <w:lang w:eastAsia="en-GB"/>
        </w:rPr>
        <w:t>Kuckertz</w:t>
      </w:r>
      <w:proofErr w:type="spellEnd"/>
      <w:r w:rsidRPr="009F4043">
        <w:rPr>
          <w:rFonts w:ascii="Times New Roman" w:eastAsia="Times New Roman" w:hAnsi="Times New Roman" w:cs="Times New Roman"/>
          <w:color w:val="FF0000"/>
          <w:spacing w:val="6"/>
          <w:sz w:val="22"/>
          <w:szCs w:val="22"/>
          <w:lang w:eastAsia="en-GB"/>
        </w:rPr>
        <w:t xml:space="preserve">, P., </w:t>
      </w:r>
      <w:r>
        <w:rPr>
          <w:rFonts w:ascii="Times New Roman" w:eastAsia="Times New Roman" w:hAnsi="Times New Roman" w:cs="Times New Roman"/>
          <w:color w:val="FF0000"/>
          <w:spacing w:val="6"/>
          <w:sz w:val="22"/>
          <w:szCs w:val="22"/>
          <w:lang w:eastAsia="en-GB"/>
        </w:rPr>
        <w:t>et al</w:t>
      </w:r>
      <w:r w:rsidRPr="009F4043">
        <w:rPr>
          <w:rFonts w:ascii="Times New Roman" w:eastAsia="Times New Roman" w:hAnsi="Times New Roman" w:cs="Times New Roman"/>
          <w:color w:val="FF0000"/>
          <w:spacing w:val="6"/>
          <w:sz w:val="22"/>
          <w:szCs w:val="22"/>
          <w:lang w:eastAsia="en-GB"/>
        </w:rPr>
        <w:t xml:space="preserve">. (2024). </w:t>
      </w:r>
      <w:proofErr w:type="spellStart"/>
      <w:r w:rsidRPr="009F4043">
        <w:rPr>
          <w:rFonts w:ascii="Times New Roman" w:eastAsia="Times New Roman" w:hAnsi="Times New Roman" w:cs="Times New Roman"/>
          <w:color w:val="FF0000"/>
          <w:spacing w:val="6"/>
          <w:sz w:val="22"/>
          <w:szCs w:val="22"/>
          <w:lang w:eastAsia="en-GB"/>
        </w:rPr>
        <w:t>DataDesc</w:t>
      </w:r>
      <w:proofErr w:type="spellEnd"/>
      <w:r w:rsidRPr="009F4043">
        <w:rPr>
          <w:rFonts w:ascii="Times New Roman" w:eastAsia="Times New Roman" w:hAnsi="Times New Roman" w:cs="Times New Roman"/>
          <w:color w:val="FF0000"/>
          <w:spacing w:val="6"/>
          <w:sz w:val="22"/>
          <w:szCs w:val="22"/>
          <w:lang w:eastAsia="en-GB"/>
        </w:rPr>
        <w:t>: A framework for creating and sharing technical metadata for research software interfaces. </w:t>
      </w:r>
      <w:r w:rsidRPr="009F4043">
        <w:rPr>
          <w:rFonts w:ascii="Times New Roman" w:eastAsia="Times New Roman" w:hAnsi="Times New Roman" w:cs="Times New Roman"/>
          <w:i/>
          <w:iCs/>
          <w:color w:val="FF0000"/>
          <w:spacing w:val="6"/>
          <w:sz w:val="22"/>
          <w:szCs w:val="22"/>
          <w:lang w:eastAsia="en-GB"/>
        </w:rPr>
        <w:t>Patterns (New York, N.Y.)</w:t>
      </w:r>
      <w:r w:rsidRPr="009F4043">
        <w:rPr>
          <w:rFonts w:ascii="Times New Roman" w:eastAsia="Times New Roman" w:hAnsi="Times New Roman" w:cs="Times New Roman"/>
          <w:color w:val="FF0000"/>
          <w:spacing w:val="6"/>
          <w:sz w:val="22"/>
          <w:szCs w:val="22"/>
          <w:lang w:eastAsia="en-GB"/>
        </w:rPr>
        <w:t>, </w:t>
      </w:r>
      <w:r w:rsidRPr="009F4043">
        <w:rPr>
          <w:rFonts w:ascii="Times New Roman" w:eastAsia="Times New Roman" w:hAnsi="Times New Roman" w:cs="Times New Roman"/>
          <w:i/>
          <w:iCs/>
          <w:color w:val="FF0000"/>
          <w:spacing w:val="6"/>
          <w:sz w:val="22"/>
          <w:szCs w:val="22"/>
          <w:lang w:eastAsia="en-GB"/>
        </w:rPr>
        <w:t>5</w:t>
      </w:r>
      <w:r w:rsidRPr="009F4043">
        <w:rPr>
          <w:rFonts w:ascii="Times New Roman" w:eastAsia="Times New Roman" w:hAnsi="Times New Roman" w:cs="Times New Roman"/>
          <w:color w:val="FF0000"/>
          <w:spacing w:val="6"/>
          <w:sz w:val="22"/>
          <w:szCs w:val="22"/>
          <w:lang w:eastAsia="en-GB"/>
        </w:rPr>
        <w:t>(11), 101064.</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50" w:history="1">
        <w:r w:rsidRPr="009F4043">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w:t>
      </w:r>
      <w:hyperlink r:id="rId51" w:history="1">
        <w:r w:rsidRPr="009F4043">
          <w:rPr>
            <w:rStyle w:val="Hyperlink"/>
            <w:rFonts w:ascii="Times New Roman" w:eastAsia="Times New Roman" w:hAnsi="Times New Roman" w:cs="Times New Roman"/>
            <w:b/>
            <w:bCs/>
            <w:spacing w:val="6"/>
            <w:sz w:val="22"/>
            <w:szCs w:val="22"/>
            <w:lang w:eastAsia="en-GB"/>
          </w:rPr>
          <w:t>PMID</w:t>
        </w:r>
      </w:hyperlink>
    </w:p>
    <w:p w14:paraId="301001CD" w14:textId="4430CB4D" w:rsidR="00105B2E" w:rsidRPr="00A9625F" w:rsidRDefault="00655E7F" w:rsidP="00C43D95">
      <w:pPr>
        <w:spacing w:after="120" w:line="276" w:lineRule="auto"/>
        <w:jc w:val="both"/>
        <w:rPr>
          <w:rFonts w:ascii="Times New Roman" w:eastAsia="Times New Roman" w:hAnsi="Times New Roman" w:cs="Times New Roman"/>
          <w:color w:val="FF0000"/>
          <w:spacing w:val="6"/>
          <w:sz w:val="22"/>
          <w:szCs w:val="22"/>
          <w:lang w:eastAsia="en-GB"/>
        </w:rPr>
      </w:pPr>
      <w:ins w:id="17" w:author="Dayu Liu (24188516)" w:date="2024-12-05T15:20:00Z" w16du:dateUtc="2024-12-05T07:20:00Z">
        <w:r>
          <w:rPr>
            <w:rFonts w:ascii="Times New Roman" w:eastAsia="Times New Roman" w:hAnsi="Times New Roman" w:cs="Times New Roman"/>
            <w:color w:val="FF0000"/>
            <w:spacing w:val="6"/>
            <w:sz w:val="22"/>
            <w:szCs w:val="22"/>
            <w:lang w:eastAsia="en-GB"/>
          </w:rPr>
          <w:t>25</w:t>
        </w:r>
      </w:ins>
    </w:p>
    <w:p w14:paraId="58ED41A9" w14:textId="2267D131" w:rsidR="00105B2E" w:rsidRDefault="00105B2E" w:rsidP="00105B2E">
      <w:pPr>
        <w:spacing w:after="120" w:line="276" w:lineRule="auto"/>
        <w:jc w:val="both"/>
        <w:rPr>
          <w:rFonts w:ascii="Times New Roman" w:eastAsia="Times New Roman" w:hAnsi="Times New Roman" w:cs="Times New Roman"/>
          <w:b/>
          <w:bCs/>
          <w:color w:val="00B050"/>
          <w:spacing w:val="6"/>
          <w:sz w:val="22"/>
          <w:szCs w:val="22"/>
          <w:lang w:eastAsia="en-GB"/>
        </w:rPr>
      </w:pPr>
      <w:r w:rsidRPr="00BD20C1">
        <w:rPr>
          <w:rFonts w:ascii="Times New Roman" w:eastAsia="Times New Roman" w:hAnsi="Times New Roman" w:cs="Times New Roman"/>
          <w:color w:val="333333"/>
          <w:spacing w:val="6"/>
          <w:sz w:val="22"/>
          <w:szCs w:val="22"/>
          <w:lang w:val="da-DK" w:eastAsia="en-GB"/>
        </w:rPr>
        <w:t xml:space="preserve">de Vente, C., et al (2024). </w:t>
      </w:r>
      <w:r w:rsidRPr="00033F93">
        <w:rPr>
          <w:rFonts w:ascii="Times New Roman" w:eastAsia="Times New Roman" w:hAnsi="Times New Roman" w:cs="Times New Roman"/>
          <w:color w:val="333333"/>
          <w:spacing w:val="6"/>
          <w:sz w:val="22"/>
          <w:szCs w:val="22"/>
          <w:lang w:eastAsia="en-GB"/>
        </w:rPr>
        <w:t xml:space="preserve">AIROGS: Artificial </w:t>
      </w:r>
      <w:r w:rsidR="00A9625F" w:rsidRPr="00033F93">
        <w:rPr>
          <w:rFonts w:ascii="Times New Roman" w:eastAsia="Times New Roman" w:hAnsi="Times New Roman" w:cs="Times New Roman"/>
          <w:color w:val="333333"/>
          <w:spacing w:val="6"/>
          <w:sz w:val="22"/>
          <w:szCs w:val="22"/>
          <w:lang w:eastAsia="en-GB"/>
        </w:rPr>
        <w:t>intelligence for robust glaucoma screening challenge</w:t>
      </w:r>
      <w:r w:rsidRPr="00033F93">
        <w:rPr>
          <w:rFonts w:ascii="Times New Roman" w:eastAsia="Times New Roman" w:hAnsi="Times New Roman" w:cs="Times New Roman"/>
          <w:color w:val="333333"/>
          <w:spacing w:val="6"/>
          <w:sz w:val="22"/>
          <w:szCs w:val="22"/>
          <w:lang w:eastAsia="en-GB"/>
        </w:rPr>
        <w:t xml:space="preserve">. IEEE transactions on medical imaging, 43(1), 542–557. </w:t>
      </w:r>
      <w:r w:rsidRPr="00033F93">
        <w:rPr>
          <w:rFonts w:ascii="Times New Roman" w:eastAsia="Times New Roman" w:hAnsi="Times New Roman" w:cs="Times New Roman"/>
          <w:b/>
          <w:bCs/>
          <w:color w:val="00B050"/>
          <w:spacing w:val="6"/>
          <w:sz w:val="22"/>
          <w:szCs w:val="22"/>
          <w:lang w:eastAsia="en-GB"/>
        </w:rPr>
        <w:t>TOPICS</w:t>
      </w:r>
      <w:r w:rsidRPr="00033F93">
        <w:rPr>
          <w:rFonts w:ascii="Times New Roman" w:eastAsia="Times New Roman" w:hAnsi="Times New Roman" w:cs="Times New Roman"/>
          <w:b/>
          <w:bCs/>
          <w:color w:val="333333"/>
          <w:spacing w:val="6"/>
          <w:sz w:val="22"/>
          <w:szCs w:val="22"/>
          <w:lang w:eastAsia="en-GB"/>
        </w:rPr>
        <w:t xml:space="preserve"> Datasets, Software tools, Glaucoma | </w:t>
      </w:r>
      <w:hyperlink r:id="rId52" w:history="1">
        <w:r w:rsidRPr="00033F93">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53" w:history="1">
        <w:r w:rsidRPr="00033F93">
          <w:rPr>
            <w:rStyle w:val="Hyperlink"/>
            <w:rFonts w:ascii="Times New Roman" w:eastAsia="Times New Roman" w:hAnsi="Times New Roman" w:cs="Times New Roman"/>
            <w:b/>
            <w:bCs/>
            <w:spacing w:val="6"/>
            <w:sz w:val="22"/>
            <w:szCs w:val="22"/>
            <w:lang w:eastAsia="en-GB"/>
          </w:rPr>
          <w:t>PMID</w:t>
        </w:r>
      </w:hyperlink>
    </w:p>
    <w:p w14:paraId="58573C11" w14:textId="577225A7" w:rsidR="00F6244D" w:rsidRDefault="00655E7F" w:rsidP="00105B2E">
      <w:pPr>
        <w:spacing w:after="120" w:line="276" w:lineRule="auto"/>
        <w:jc w:val="both"/>
        <w:rPr>
          <w:rFonts w:ascii="Times New Roman" w:eastAsia="Times New Roman" w:hAnsi="Times New Roman" w:cs="Times New Roman"/>
          <w:b/>
          <w:bCs/>
          <w:color w:val="00B050"/>
          <w:spacing w:val="6"/>
          <w:sz w:val="22"/>
          <w:szCs w:val="22"/>
          <w:lang w:eastAsia="en-GB"/>
        </w:rPr>
      </w:pPr>
      <w:ins w:id="18" w:author="Dayu Liu (24188516)" w:date="2024-12-05T15:21:00Z" w16du:dateUtc="2024-12-05T07:21:00Z">
        <w:r>
          <w:rPr>
            <w:rFonts w:ascii="Times New Roman" w:eastAsia="Times New Roman" w:hAnsi="Times New Roman" w:cs="Times New Roman"/>
            <w:b/>
            <w:bCs/>
            <w:color w:val="00B050"/>
            <w:spacing w:val="6"/>
            <w:sz w:val="22"/>
            <w:szCs w:val="22"/>
            <w:lang w:eastAsia="en-GB"/>
          </w:rPr>
          <w:t>24</w:t>
        </w:r>
      </w:ins>
    </w:p>
    <w:p w14:paraId="72A40803" w14:textId="7D0AB44F" w:rsidR="00F6244D" w:rsidRPr="00F6244D" w:rsidRDefault="00F6244D" w:rsidP="00F6244D">
      <w:pPr>
        <w:spacing w:after="120" w:line="276" w:lineRule="auto"/>
        <w:jc w:val="both"/>
        <w:rPr>
          <w:rFonts w:ascii="Times New Roman" w:eastAsia="Times New Roman" w:hAnsi="Times New Roman" w:cs="Times New Roman"/>
          <w:color w:val="333333"/>
          <w:spacing w:val="6"/>
          <w:sz w:val="22"/>
          <w:szCs w:val="22"/>
          <w:lang w:eastAsia="en-GB"/>
        </w:rPr>
      </w:pPr>
      <w:r w:rsidRPr="00BD20C1">
        <w:rPr>
          <w:rFonts w:ascii="Times New Roman" w:eastAsia="Times New Roman" w:hAnsi="Times New Roman" w:cs="Times New Roman"/>
          <w:color w:val="333333"/>
          <w:spacing w:val="6"/>
          <w:sz w:val="22"/>
          <w:szCs w:val="22"/>
          <w:lang w:val="da-DK" w:eastAsia="en-GB"/>
        </w:rPr>
        <w:t xml:space="preserve">Untracht, G. R., et al. </w:t>
      </w:r>
      <w:r w:rsidRPr="00F6244D">
        <w:rPr>
          <w:rFonts w:ascii="Times New Roman" w:eastAsia="Times New Roman" w:hAnsi="Times New Roman" w:cs="Times New Roman"/>
          <w:color w:val="333333"/>
          <w:spacing w:val="6"/>
          <w:sz w:val="22"/>
          <w:szCs w:val="22"/>
          <w:lang w:eastAsia="en-GB"/>
        </w:rPr>
        <w:t>(2024). Towards standardising retinal OCT angiography image analysis with open-source toolbox OCTAVA. </w:t>
      </w:r>
      <w:r w:rsidRPr="00F6244D">
        <w:rPr>
          <w:rFonts w:ascii="Times New Roman" w:eastAsia="Times New Roman" w:hAnsi="Times New Roman" w:cs="Times New Roman"/>
          <w:i/>
          <w:iCs/>
          <w:color w:val="333333"/>
          <w:spacing w:val="6"/>
          <w:sz w:val="22"/>
          <w:szCs w:val="22"/>
          <w:lang w:eastAsia="en-GB"/>
        </w:rPr>
        <w:t>Scientific reports</w:t>
      </w:r>
      <w:r w:rsidRPr="00F6244D">
        <w:rPr>
          <w:rFonts w:ascii="Times New Roman" w:eastAsia="Times New Roman" w:hAnsi="Times New Roman" w:cs="Times New Roman"/>
          <w:color w:val="333333"/>
          <w:spacing w:val="6"/>
          <w:sz w:val="22"/>
          <w:szCs w:val="22"/>
          <w:lang w:eastAsia="en-GB"/>
        </w:rPr>
        <w:t>, </w:t>
      </w:r>
      <w:r w:rsidRPr="00F6244D">
        <w:rPr>
          <w:rFonts w:ascii="Times New Roman" w:eastAsia="Times New Roman" w:hAnsi="Times New Roman" w:cs="Times New Roman"/>
          <w:i/>
          <w:iCs/>
          <w:color w:val="333333"/>
          <w:spacing w:val="6"/>
          <w:sz w:val="22"/>
          <w:szCs w:val="22"/>
          <w:lang w:eastAsia="en-GB"/>
        </w:rPr>
        <w:t>14</w:t>
      </w:r>
      <w:r w:rsidRPr="00F6244D">
        <w:rPr>
          <w:rFonts w:ascii="Times New Roman" w:eastAsia="Times New Roman" w:hAnsi="Times New Roman" w:cs="Times New Roman"/>
          <w:color w:val="333333"/>
          <w:spacing w:val="6"/>
          <w:sz w:val="22"/>
          <w:szCs w:val="22"/>
          <w:lang w:eastAsia="en-GB"/>
        </w:rPr>
        <w:t xml:space="preserve">(1), 5979.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00B050"/>
          <w:spacing w:val="6"/>
          <w:sz w:val="22"/>
          <w:szCs w:val="22"/>
          <w:lang w:eastAsia="en-GB"/>
        </w:rPr>
        <w:t xml:space="preserve"> </w:t>
      </w:r>
      <w:r w:rsidRPr="00F6244D">
        <w:rPr>
          <w:rFonts w:ascii="Times New Roman" w:eastAsia="Times New Roman" w:hAnsi="Times New Roman" w:cs="Times New Roman"/>
          <w:b/>
          <w:bCs/>
          <w:color w:val="000000" w:themeColor="text1"/>
          <w:spacing w:val="6"/>
          <w:sz w:val="22"/>
          <w:szCs w:val="22"/>
          <w:lang w:eastAsia="en-GB"/>
        </w:rPr>
        <w:t>Software tools</w:t>
      </w:r>
      <w:r>
        <w:rPr>
          <w:rFonts w:ascii="Times New Roman" w:eastAsia="Times New Roman" w:hAnsi="Times New Roman" w:cs="Times New Roman"/>
          <w:b/>
          <w:bCs/>
          <w:color w:val="000000" w:themeColor="text1"/>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54" w:history="1">
        <w:r w:rsidRPr="00F6244D">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 xml:space="preserve">| </w:t>
      </w:r>
      <w:hyperlink r:id="rId55" w:history="1">
        <w:r w:rsidRPr="00F6244D">
          <w:rPr>
            <w:rStyle w:val="Hyperlink"/>
            <w:rFonts w:ascii="Times New Roman" w:eastAsia="Times New Roman" w:hAnsi="Times New Roman" w:cs="Times New Roman"/>
            <w:b/>
            <w:bCs/>
            <w:spacing w:val="6"/>
            <w:sz w:val="22"/>
            <w:szCs w:val="22"/>
            <w:lang w:eastAsia="en-GB"/>
          </w:rPr>
          <w:t>PMID</w:t>
        </w:r>
      </w:hyperlink>
    </w:p>
    <w:p w14:paraId="5BE4D205" w14:textId="13CB2220" w:rsidR="00C43D95" w:rsidDel="00655E7F" w:rsidRDefault="00C43D95" w:rsidP="00A91511">
      <w:pPr>
        <w:spacing w:after="120" w:line="276" w:lineRule="auto"/>
        <w:jc w:val="both"/>
        <w:rPr>
          <w:del w:id="19" w:author="Dayu Liu (24188516)" w:date="2024-12-05T15:22:00Z" w16du:dateUtc="2024-12-05T07:22:00Z"/>
          <w:rFonts w:ascii="Times New Roman" w:eastAsia="Times New Roman" w:hAnsi="Times New Roman" w:cs="Times New Roman"/>
          <w:b/>
          <w:bCs/>
          <w:color w:val="333333"/>
          <w:spacing w:val="6"/>
          <w:sz w:val="22"/>
          <w:szCs w:val="22"/>
          <w:lang w:eastAsia="en-GB"/>
        </w:rPr>
      </w:pPr>
    </w:p>
    <w:p w14:paraId="6CD749D8" w14:textId="1E2B44E1" w:rsidR="00655E7F" w:rsidRPr="00033F93" w:rsidRDefault="00655E7F" w:rsidP="00A91511">
      <w:pPr>
        <w:spacing w:after="120" w:line="276" w:lineRule="auto"/>
        <w:jc w:val="both"/>
        <w:rPr>
          <w:ins w:id="20" w:author="Dayu Liu (24188516)" w:date="2024-12-05T15:22:00Z" w16du:dateUtc="2024-12-05T07:22:00Z"/>
          <w:rFonts w:ascii="Times New Roman" w:eastAsia="Times New Roman" w:hAnsi="Times New Roman" w:cs="Times New Roman"/>
          <w:b/>
          <w:bCs/>
          <w:color w:val="333333"/>
          <w:spacing w:val="6"/>
          <w:sz w:val="22"/>
          <w:szCs w:val="22"/>
          <w:lang w:eastAsia="en-GB"/>
        </w:rPr>
      </w:pPr>
      <w:ins w:id="21" w:author="Dayu Liu (24188516)" w:date="2024-12-05T15:22:00Z" w16du:dateUtc="2024-12-05T07:22:00Z">
        <w:r>
          <w:rPr>
            <w:rFonts w:ascii="Times New Roman" w:eastAsia="Times New Roman" w:hAnsi="Times New Roman" w:cs="Times New Roman"/>
            <w:b/>
            <w:bCs/>
            <w:color w:val="333333"/>
            <w:spacing w:val="6"/>
            <w:sz w:val="22"/>
            <w:szCs w:val="22"/>
            <w:lang w:eastAsia="en-GB"/>
          </w:rPr>
          <w:t>30</w:t>
        </w:r>
      </w:ins>
    </w:p>
    <w:p w14:paraId="61017BB4" w14:textId="24CAB250" w:rsidR="00C43D95" w:rsidRPr="00157508" w:rsidRDefault="00C43D95" w:rsidP="00C43D95">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033F93">
        <w:rPr>
          <w:rFonts w:ascii="Times New Roman" w:eastAsia="Times New Roman" w:hAnsi="Times New Roman" w:cs="Times New Roman"/>
          <w:color w:val="333333"/>
          <w:spacing w:val="6"/>
          <w:sz w:val="22"/>
          <w:szCs w:val="22"/>
          <w:lang w:eastAsia="en-GB"/>
        </w:rPr>
        <w:t>Lemij</w:t>
      </w:r>
      <w:proofErr w:type="spellEnd"/>
      <w:r w:rsidRPr="00033F93">
        <w:rPr>
          <w:rFonts w:ascii="Times New Roman" w:eastAsia="Times New Roman" w:hAnsi="Times New Roman" w:cs="Times New Roman"/>
          <w:color w:val="333333"/>
          <w:spacing w:val="6"/>
          <w:sz w:val="22"/>
          <w:szCs w:val="22"/>
          <w:lang w:eastAsia="en-GB"/>
        </w:rPr>
        <w:t xml:space="preserve">, H. G., et al. (2023). Characteristics </w:t>
      </w:r>
      <w:r w:rsidR="00A9625F" w:rsidRPr="00033F93">
        <w:rPr>
          <w:rFonts w:ascii="Times New Roman" w:eastAsia="Times New Roman" w:hAnsi="Times New Roman" w:cs="Times New Roman"/>
          <w:color w:val="333333"/>
          <w:spacing w:val="6"/>
          <w:sz w:val="22"/>
          <w:szCs w:val="22"/>
          <w:lang w:eastAsia="en-GB"/>
        </w:rPr>
        <w:t xml:space="preserve">of a large, </w:t>
      </w:r>
      <w:proofErr w:type="spellStart"/>
      <w:r w:rsidR="00A9625F" w:rsidRPr="00033F93">
        <w:rPr>
          <w:rFonts w:ascii="Times New Roman" w:eastAsia="Times New Roman" w:hAnsi="Times New Roman" w:cs="Times New Roman"/>
          <w:color w:val="333333"/>
          <w:spacing w:val="6"/>
          <w:sz w:val="22"/>
          <w:szCs w:val="22"/>
          <w:lang w:eastAsia="en-GB"/>
        </w:rPr>
        <w:t>labeled</w:t>
      </w:r>
      <w:proofErr w:type="spellEnd"/>
      <w:r w:rsidR="00A9625F" w:rsidRPr="00033F93">
        <w:rPr>
          <w:rFonts w:ascii="Times New Roman" w:eastAsia="Times New Roman" w:hAnsi="Times New Roman" w:cs="Times New Roman"/>
          <w:color w:val="333333"/>
          <w:spacing w:val="6"/>
          <w:sz w:val="22"/>
          <w:szCs w:val="22"/>
          <w:lang w:eastAsia="en-GB"/>
        </w:rPr>
        <w:t xml:space="preserve"> data set for the training of artificial intelligence for glaucoma screening with fundus photographs</w:t>
      </w:r>
      <w:r w:rsidRPr="00033F93">
        <w:rPr>
          <w:rFonts w:ascii="Times New Roman" w:eastAsia="Times New Roman" w:hAnsi="Times New Roman" w:cs="Times New Roman"/>
          <w:color w:val="333333"/>
          <w:spacing w:val="6"/>
          <w:sz w:val="22"/>
          <w:szCs w:val="22"/>
          <w:lang w:eastAsia="en-GB"/>
        </w:rPr>
        <w:t>. </w:t>
      </w:r>
      <w:r w:rsidRPr="00033F93">
        <w:rPr>
          <w:rFonts w:ascii="Times New Roman" w:eastAsia="Times New Roman" w:hAnsi="Times New Roman" w:cs="Times New Roman"/>
          <w:i/>
          <w:iCs/>
          <w:color w:val="333333"/>
          <w:spacing w:val="6"/>
          <w:sz w:val="22"/>
          <w:szCs w:val="22"/>
          <w:lang w:eastAsia="en-GB"/>
        </w:rPr>
        <w:t>Ophthalmology science</w:t>
      </w:r>
      <w:r w:rsidRPr="00033F93">
        <w:rPr>
          <w:rFonts w:ascii="Times New Roman" w:eastAsia="Times New Roman" w:hAnsi="Times New Roman" w:cs="Times New Roman"/>
          <w:color w:val="333333"/>
          <w:spacing w:val="6"/>
          <w:sz w:val="22"/>
          <w:szCs w:val="22"/>
          <w:lang w:eastAsia="en-GB"/>
        </w:rPr>
        <w:t>, </w:t>
      </w:r>
      <w:r w:rsidRPr="00033F93">
        <w:rPr>
          <w:rFonts w:ascii="Times New Roman" w:eastAsia="Times New Roman" w:hAnsi="Times New Roman" w:cs="Times New Roman"/>
          <w:i/>
          <w:iCs/>
          <w:color w:val="333333"/>
          <w:spacing w:val="6"/>
          <w:sz w:val="22"/>
          <w:szCs w:val="22"/>
          <w:lang w:eastAsia="en-GB"/>
        </w:rPr>
        <w:t>3</w:t>
      </w:r>
      <w:r w:rsidRPr="00033F93">
        <w:rPr>
          <w:rFonts w:ascii="Times New Roman" w:eastAsia="Times New Roman" w:hAnsi="Times New Roman" w:cs="Times New Roman"/>
          <w:color w:val="333333"/>
          <w:spacing w:val="6"/>
          <w:sz w:val="22"/>
          <w:szCs w:val="22"/>
          <w:lang w:eastAsia="en-GB"/>
        </w:rPr>
        <w:t xml:space="preserve">(3), 100300. </w:t>
      </w:r>
      <w:r w:rsidRPr="00033F93">
        <w:rPr>
          <w:rFonts w:ascii="Times New Roman" w:eastAsia="Times New Roman" w:hAnsi="Times New Roman" w:cs="Times New Roman"/>
          <w:b/>
          <w:bCs/>
          <w:color w:val="00B050"/>
          <w:spacing w:val="6"/>
          <w:sz w:val="22"/>
          <w:szCs w:val="22"/>
          <w:lang w:eastAsia="en-GB"/>
        </w:rPr>
        <w:t>TOPICS</w:t>
      </w:r>
      <w:r w:rsidRPr="00033F93">
        <w:rPr>
          <w:rFonts w:ascii="Times New Roman" w:eastAsia="Times New Roman" w:hAnsi="Times New Roman" w:cs="Times New Roman"/>
          <w:b/>
          <w:bCs/>
          <w:color w:val="333333"/>
          <w:spacing w:val="6"/>
          <w:sz w:val="22"/>
          <w:szCs w:val="22"/>
          <w:lang w:eastAsia="en-GB"/>
        </w:rPr>
        <w:t xml:space="preserve"> </w:t>
      </w:r>
      <w:r w:rsidR="00033F93" w:rsidRPr="00033F93">
        <w:rPr>
          <w:rFonts w:ascii="Times New Roman" w:eastAsia="Times New Roman" w:hAnsi="Times New Roman" w:cs="Times New Roman"/>
          <w:b/>
          <w:bCs/>
          <w:color w:val="333333"/>
          <w:spacing w:val="6"/>
          <w:sz w:val="22"/>
          <w:szCs w:val="22"/>
          <w:lang w:eastAsia="en-GB"/>
        </w:rPr>
        <w:t>Datasets</w:t>
      </w:r>
      <w:r w:rsidRPr="00033F93">
        <w:rPr>
          <w:rFonts w:ascii="Times New Roman" w:eastAsia="Times New Roman" w:hAnsi="Times New Roman" w:cs="Times New Roman"/>
          <w:b/>
          <w:bCs/>
          <w:color w:val="333333"/>
          <w:spacing w:val="6"/>
          <w:sz w:val="22"/>
          <w:szCs w:val="22"/>
          <w:lang w:eastAsia="en-GB"/>
        </w:rPr>
        <w:t xml:space="preserve">, Glaucoma | </w:t>
      </w:r>
      <w:hyperlink r:id="rId56" w:history="1">
        <w:r w:rsidRPr="00033F93">
          <w:rPr>
            <w:rStyle w:val="Hyperlink"/>
            <w:rFonts w:ascii="Times New Roman" w:eastAsia="Times New Roman" w:hAnsi="Times New Roman" w:cs="Times New Roman"/>
            <w:b/>
            <w:bCs/>
            <w:spacing w:val="6"/>
            <w:sz w:val="22"/>
            <w:szCs w:val="22"/>
            <w:lang w:eastAsia="en-GB"/>
          </w:rPr>
          <w:t>DOI</w:t>
        </w:r>
      </w:hyperlink>
      <w:r w:rsidRPr="00033F93">
        <w:rPr>
          <w:rFonts w:ascii="Times New Roman" w:eastAsia="Times New Roman" w:hAnsi="Times New Roman" w:cs="Times New Roman"/>
          <w:b/>
          <w:bCs/>
          <w:color w:val="92D050"/>
          <w:spacing w:val="6"/>
          <w:sz w:val="22"/>
          <w:szCs w:val="22"/>
          <w:lang w:eastAsia="en-GB"/>
        </w:rPr>
        <w:t xml:space="preserve"> </w:t>
      </w:r>
      <w:r w:rsidRPr="00033F93">
        <w:rPr>
          <w:rFonts w:ascii="Times New Roman" w:eastAsia="Times New Roman" w:hAnsi="Times New Roman" w:cs="Times New Roman"/>
          <w:b/>
          <w:bCs/>
          <w:color w:val="333333"/>
          <w:spacing w:val="6"/>
          <w:sz w:val="22"/>
          <w:szCs w:val="22"/>
          <w:lang w:eastAsia="en-GB"/>
        </w:rPr>
        <w:t>|</w:t>
      </w:r>
      <w:hyperlink r:id="rId57" w:history="1">
        <w:r w:rsidRPr="00033F93">
          <w:rPr>
            <w:rStyle w:val="Hyperlink"/>
            <w:rFonts w:ascii="Times New Roman" w:eastAsia="Times New Roman" w:hAnsi="Times New Roman" w:cs="Times New Roman"/>
            <w:b/>
            <w:bCs/>
            <w:spacing w:val="6"/>
            <w:sz w:val="22"/>
            <w:szCs w:val="22"/>
            <w:lang w:eastAsia="en-GB"/>
          </w:rPr>
          <w:t xml:space="preserve"> PMID</w:t>
        </w:r>
      </w:hyperlink>
    </w:p>
    <w:p w14:paraId="1BE7F801" w14:textId="563CDC06" w:rsidR="00E51183" w:rsidRDefault="00655E7F" w:rsidP="00C43D95">
      <w:pPr>
        <w:spacing w:after="120" w:line="276" w:lineRule="auto"/>
        <w:jc w:val="both"/>
        <w:rPr>
          <w:rFonts w:ascii="Times New Roman" w:eastAsia="Times New Roman" w:hAnsi="Times New Roman" w:cs="Times New Roman"/>
          <w:b/>
          <w:bCs/>
          <w:color w:val="333333"/>
          <w:spacing w:val="6"/>
          <w:sz w:val="22"/>
          <w:szCs w:val="22"/>
          <w:lang w:eastAsia="en-GB"/>
        </w:rPr>
      </w:pPr>
      <w:ins w:id="22" w:author="Dayu Liu (24188516)" w:date="2024-12-05T15:22:00Z" w16du:dateUtc="2024-12-05T07:22:00Z">
        <w:r>
          <w:rPr>
            <w:rFonts w:ascii="Times New Roman" w:eastAsia="Times New Roman" w:hAnsi="Times New Roman" w:cs="Times New Roman"/>
            <w:b/>
            <w:bCs/>
            <w:color w:val="333333"/>
            <w:spacing w:val="6"/>
            <w:sz w:val="22"/>
            <w:szCs w:val="22"/>
            <w:lang w:eastAsia="en-GB"/>
          </w:rPr>
          <w:t>29</w:t>
        </w:r>
      </w:ins>
    </w:p>
    <w:p w14:paraId="49DA8E3B" w14:textId="508C0DCB" w:rsidR="00E51183" w:rsidRDefault="00E51183" w:rsidP="00E51183">
      <w:pPr>
        <w:spacing w:after="120" w:line="276" w:lineRule="auto"/>
        <w:jc w:val="both"/>
        <w:rPr>
          <w:rStyle w:val="Hyperlink"/>
          <w:rFonts w:ascii="Times New Roman" w:eastAsia="Times New Roman" w:hAnsi="Times New Roman" w:cs="Times New Roman"/>
          <w:b/>
          <w:bCs/>
          <w:spacing w:val="6"/>
          <w:sz w:val="22"/>
          <w:szCs w:val="22"/>
          <w:lang w:eastAsia="en-GB"/>
        </w:rPr>
      </w:pPr>
      <w:proofErr w:type="spellStart"/>
      <w:r w:rsidRPr="00E51183">
        <w:rPr>
          <w:rFonts w:ascii="Times New Roman" w:eastAsia="Times New Roman" w:hAnsi="Times New Roman" w:cs="Times New Roman"/>
          <w:color w:val="333333"/>
          <w:spacing w:val="6"/>
          <w:sz w:val="22"/>
          <w:szCs w:val="22"/>
          <w:lang w:eastAsia="en-GB"/>
        </w:rPr>
        <w:t>Schmetterer</w:t>
      </w:r>
      <w:proofErr w:type="spellEnd"/>
      <w:r w:rsidRPr="00E51183">
        <w:rPr>
          <w:rFonts w:ascii="Times New Roman" w:eastAsia="Times New Roman" w:hAnsi="Times New Roman" w:cs="Times New Roman"/>
          <w:color w:val="333333"/>
          <w:spacing w:val="6"/>
          <w:sz w:val="22"/>
          <w:szCs w:val="22"/>
          <w:lang w:eastAsia="en-GB"/>
        </w:rPr>
        <w:t xml:space="preserve">, L., </w:t>
      </w:r>
      <w:r w:rsidR="00DE5F80">
        <w:rPr>
          <w:rFonts w:ascii="Times New Roman" w:eastAsia="Times New Roman" w:hAnsi="Times New Roman" w:cs="Times New Roman"/>
          <w:color w:val="333333"/>
          <w:spacing w:val="6"/>
          <w:sz w:val="22"/>
          <w:szCs w:val="22"/>
          <w:lang w:eastAsia="en-GB"/>
        </w:rPr>
        <w:t>et al</w:t>
      </w:r>
      <w:r w:rsidRPr="00E51183">
        <w:rPr>
          <w:rFonts w:ascii="Times New Roman" w:eastAsia="Times New Roman" w:hAnsi="Times New Roman" w:cs="Times New Roman"/>
          <w:color w:val="333333"/>
          <w:spacing w:val="6"/>
          <w:sz w:val="22"/>
          <w:szCs w:val="22"/>
          <w:lang w:eastAsia="en-GB"/>
        </w:rPr>
        <w:t>. (2023). Endpoints for clinical trials in ophthalmology. </w:t>
      </w:r>
      <w:r w:rsidRPr="0029685A">
        <w:rPr>
          <w:rFonts w:ascii="Times New Roman" w:eastAsia="Times New Roman" w:hAnsi="Times New Roman" w:cs="Times New Roman"/>
          <w:i/>
          <w:iCs/>
          <w:color w:val="333333"/>
          <w:spacing w:val="6"/>
          <w:sz w:val="22"/>
          <w:szCs w:val="22"/>
          <w:lang w:eastAsia="en-GB"/>
        </w:rPr>
        <w:t>Progress in retinal and eye research</w:t>
      </w:r>
      <w:r w:rsidRPr="00E51183">
        <w:rPr>
          <w:rFonts w:ascii="Times New Roman" w:eastAsia="Times New Roman" w:hAnsi="Times New Roman" w:cs="Times New Roman"/>
          <w:color w:val="333333"/>
          <w:spacing w:val="6"/>
          <w:sz w:val="22"/>
          <w:szCs w:val="22"/>
          <w:lang w:eastAsia="en-GB"/>
        </w:rPr>
        <w:t xml:space="preserve">, 97, 101160.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Protocols | </w:t>
      </w:r>
      <w:hyperlink r:id="rId58" w:history="1">
        <w:r w:rsidRPr="00E51183">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59" w:history="1">
        <w:r w:rsidRPr="00E51183">
          <w:rPr>
            <w:rStyle w:val="Hyperlink"/>
            <w:rFonts w:ascii="Times New Roman" w:eastAsia="Times New Roman" w:hAnsi="Times New Roman" w:cs="Times New Roman"/>
            <w:b/>
            <w:bCs/>
            <w:spacing w:val="6"/>
            <w:sz w:val="22"/>
            <w:szCs w:val="22"/>
            <w:lang w:eastAsia="en-GB"/>
          </w:rPr>
          <w:t>PMID</w:t>
        </w:r>
      </w:hyperlink>
    </w:p>
    <w:p w14:paraId="53D80ABC" w14:textId="3065492F" w:rsidR="000258F5" w:rsidRDefault="00655E7F" w:rsidP="00E51183">
      <w:pPr>
        <w:spacing w:after="120" w:line="276" w:lineRule="auto"/>
        <w:jc w:val="both"/>
        <w:rPr>
          <w:rStyle w:val="Hyperlink"/>
          <w:rFonts w:ascii="Times New Roman" w:eastAsia="Times New Roman" w:hAnsi="Times New Roman" w:cs="Times New Roman"/>
          <w:b/>
          <w:bCs/>
          <w:spacing w:val="6"/>
          <w:sz w:val="22"/>
          <w:szCs w:val="22"/>
          <w:lang w:eastAsia="en-GB"/>
        </w:rPr>
      </w:pPr>
      <w:ins w:id="23" w:author="Dayu Liu (24188516)" w:date="2024-12-05T15:22:00Z" w16du:dateUtc="2024-12-05T07:22:00Z">
        <w:r>
          <w:rPr>
            <w:rStyle w:val="Hyperlink"/>
            <w:rFonts w:ascii="Times New Roman" w:eastAsia="Times New Roman" w:hAnsi="Times New Roman" w:cs="Times New Roman"/>
            <w:b/>
            <w:bCs/>
            <w:spacing w:val="6"/>
            <w:sz w:val="22"/>
            <w:szCs w:val="22"/>
            <w:lang w:eastAsia="en-GB"/>
          </w:rPr>
          <w:t>28</w:t>
        </w:r>
      </w:ins>
    </w:p>
    <w:p w14:paraId="297F03AF" w14:textId="07A50FE3" w:rsidR="00847316" w:rsidRPr="005D439C" w:rsidRDefault="000258F5" w:rsidP="00847316">
      <w:pPr>
        <w:spacing w:after="120" w:line="276" w:lineRule="auto"/>
        <w:jc w:val="both"/>
        <w:rPr>
          <w:rFonts w:ascii="Times New Roman" w:eastAsia="Times New Roman" w:hAnsi="Times New Roman" w:cs="Times New Roman"/>
          <w:color w:val="FF0000"/>
          <w:spacing w:val="6"/>
          <w:sz w:val="22"/>
          <w:szCs w:val="22"/>
          <w:lang w:eastAsia="en-GB"/>
        </w:rPr>
      </w:pPr>
      <w:proofErr w:type="spellStart"/>
      <w:r w:rsidRPr="000258F5">
        <w:rPr>
          <w:rFonts w:ascii="Times New Roman" w:eastAsia="Times New Roman" w:hAnsi="Times New Roman" w:cs="Times New Roman"/>
          <w:color w:val="FF0000"/>
          <w:spacing w:val="6"/>
          <w:sz w:val="22"/>
          <w:szCs w:val="22"/>
          <w:lang w:eastAsia="en-GB"/>
        </w:rPr>
        <w:t>Wendelborn</w:t>
      </w:r>
      <w:proofErr w:type="spellEnd"/>
      <w:r w:rsidRPr="000258F5">
        <w:rPr>
          <w:rFonts w:ascii="Times New Roman" w:eastAsia="Times New Roman" w:hAnsi="Times New Roman" w:cs="Times New Roman"/>
          <w:color w:val="FF0000"/>
          <w:spacing w:val="6"/>
          <w:sz w:val="22"/>
          <w:szCs w:val="22"/>
          <w:lang w:eastAsia="en-GB"/>
        </w:rPr>
        <w:t xml:space="preserve">, C., </w:t>
      </w:r>
      <w:r>
        <w:rPr>
          <w:rFonts w:ascii="Times New Roman" w:eastAsia="Times New Roman" w:hAnsi="Times New Roman" w:cs="Times New Roman"/>
          <w:color w:val="FF0000"/>
          <w:spacing w:val="6"/>
          <w:sz w:val="22"/>
          <w:szCs w:val="22"/>
          <w:lang w:eastAsia="en-GB"/>
        </w:rPr>
        <w:t>et al</w:t>
      </w:r>
      <w:r w:rsidRPr="000258F5">
        <w:rPr>
          <w:rFonts w:ascii="Times New Roman" w:eastAsia="Times New Roman" w:hAnsi="Times New Roman" w:cs="Times New Roman"/>
          <w:color w:val="FF0000"/>
          <w:spacing w:val="6"/>
          <w:sz w:val="22"/>
          <w:szCs w:val="22"/>
          <w:lang w:eastAsia="en-GB"/>
        </w:rPr>
        <w:t>. (2023). What is data stewardship? Towards a comprehensive understanding. </w:t>
      </w:r>
      <w:r w:rsidRPr="000258F5">
        <w:rPr>
          <w:rFonts w:ascii="Times New Roman" w:eastAsia="Times New Roman" w:hAnsi="Times New Roman" w:cs="Times New Roman"/>
          <w:i/>
          <w:iCs/>
          <w:color w:val="FF0000"/>
          <w:spacing w:val="6"/>
          <w:sz w:val="22"/>
          <w:szCs w:val="22"/>
          <w:lang w:eastAsia="en-GB"/>
        </w:rPr>
        <w:t>Journal of biomedical informatics</w:t>
      </w:r>
      <w:r w:rsidRPr="000258F5">
        <w:rPr>
          <w:rFonts w:ascii="Times New Roman" w:eastAsia="Times New Roman" w:hAnsi="Times New Roman" w:cs="Times New Roman"/>
          <w:color w:val="FF0000"/>
          <w:spacing w:val="6"/>
          <w:sz w:val="22"/>
          <w:szCs w:val="22"/>
          <w:lang w:eastAsia="en-GB"/>
        </w:rPr>
        <w:t>, </w:t>
      </w:r>
      <w:r w:rsidRPr="000258F5">
        <w:rPr>
          <w:rFonts w:ascii="Times New Roman" w:eastAsia="Times New Roman" w:hAnsi="Times New Roman" w:cs="Times New Roman"/>
          <w:i/>
          <w:iCs/>
          <w:color w:val="FF0000"/>
          <w:spacing w:val="6"/>
          <w:sz w:val="22"/>
          <w:szCs w:val="22"/>
          <w:lang w:eastAsia="en-GB"/>
        </w:rPr>
        <w:t>140</w:t>
      </w:r>
      <w:r w:rsidRPr="000258F5">
        <w:rPr>
          <w:rFonts w:ascii="Times New Roman" w:eastAsia="Times New Roman" w:hAnsi="Times New Roman" w:cs="Times New Roman"/>
          <w:color w:val="FF0000"/>
          <w:spacing w:val="6"/>
          <w:sz w:val="22"/>
          <w:szCs w:val="22"/>
          <w:lang w:eastAsia="en-GB"/>
        </w:rPr>
        <w:t>, 104337.</w:t>
      </w:r>
      <w:r w:rsidR="00847316">
        <w:rPr>
          <w:rFonts w:ascii="Times New Roman" w:eastAsia="Times New Roman" w:hAnsi="Times New Roman" w:cs="Times New Roman"/>
          <w:color w:val="FF0000"/>
          <w:spacing w:val="6"/>
          <w:sz w:val="22"/>
          <w:szCs w:val="22"/>
          <w:lang w:eastAsia="en-GB"/>
        </w:rPr>
        <w:t xml:space="preserve"> </w:t>
      </w:r>
      <w:r w:rsidR="00847316" w:rsidRPr="00162112">
        <w:rPr>
          <w:rFonts w:ascii="Times New Roman" w:eastAsia="Times New Roman" w:hAnsi="Times New Roman" w:cs="Times New Roman"/>
          <w:b/>
          <w:bCs/>
          <w:color w:val="00B050"/>
          <w:spacing w:val="6"/>
          <w:sz w:val="22"/>
          <w:szCs w:val="22"/>
          <w:lang w:eastAsia="en-GB"/>
        </w:rPr>
        <w:t>TOPICS</w:t>
      </w:r>
      <w:r w:rsidR="00847316">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60" w:history="1">
        <w:r w:rsidR="00847316" w:rsidRPr="00847316">
          <w:rPr>
            <w:rStyle w:val="Hyperlink"/>
            <w:rFonts w:ascii="Times New Roman" w:eastAsia="Times New Roman" w:hAnsi="Times New Roman" w:cs="Times New Roman"/>
            <w:b/>
            <w:bCs/>
            <w:spacing w:val="6"/>
            <w:sz w:val="22"/>
            <w:szCs w:val="22"/>
            <w:lang w:eastAsia="en-GB"/>
          </w:rPr>
          <w:t>DOI</w:t>
        </w:r>
      </w:hyperlink>
      <w:r w:rsidR="00847316">
        <w:rPr>
          <w:rFonts w:ascii="Times New Roman" w:eastAsia="Times New Roman" w:hAnsi="Times New Roman" w:cs="Times New Roman"/>
          <w:b/>
          <w:bCs/>
          <w:color w:val="333333"/>
          <w:spacing w:val="6"/>
          <w:sz w:val="22"/>
          <w:szCs w:val="22"/>
          <w:lang w:eastAsia="en-GB"/>
        </w:rPr>
        <w:t xml:space="preserve"> |</w:t>
      </w:r>
      <w:hyperlink r:id="rId61" w:history="1">
        <w:r w:rsidR="00847316" w:rsidRPr="00847316">
          <w:rPr>
            <w:rStyle w:val="Hyperlink"/>
            <w:rFonts w:ascii="Times New Roman" w:eastAsia="Times New Roman" w:hAnsi="Times New Roman" w:cs="Times New Roman"/>
            <w:b/>
            <w:bCs/>
            <w:spacing w:val="6"/>
            <w:sz w:val="22"/>
            <w:szCs w:val="22"/>
            <w:lang w:eastAsia="en-GB"/>
          </w:rPr>
          <w:t>PMID</w:t>
        </w:r>
      </w:hyperlink>
    </w:p>
    <w:p w14:paraId="27167341" w14:textId="54B305F9" w:rsidR="00C43D95" w:rsidRDefault="00655E7F" w:rsidP="00A91511">
      <w:pPr>
        <w:spacing w:after="120" w:line="276" w:lineRule="auto"/>
        <w:jc w:val="both"/>
        <w:rPr>
          <w:rFonts w:ascii="Times New Roman" w:eastAsia="Times New Roman" w:hAnsi="Times New Roman" w:cs="Times New Roman"/>
          <w:color w:val="333333"/>
          <w:spacing w:val="6"/>
          <w:sz w:val="22"/>
          <w:szCs w:val="22"/>
          <w:lang w:eastAsia="en-GB"/>
        </w:rPr>
      </w:pPr>
      <w:ins w:id="24" w:author="Dayu Liu (24188516)" w:date="2024-12-05T15:24:00Z" w16du:dateUtc="2024-12-05T07:24:00Z">
        <w:r>
          <w:rPr>
            <w:rFonts w:ascii="Times New Roman" w:eastAsia="Times New Roman" w:hAnsi="Times New Roman" w:cs="Times New Roman"/>
            <w:color w:val="333333"/>
            <w:spacing w:val="6"/>
            <w:sz w:val="22"/>
            <w:szCs w:val="22"/>
            <w:lang w:eastAsia="en-GB"/>
          </w:rPr>
          <w:t>27</w:t>
        </w:r>
      </w:ins>
    </w:p>
    <w:p w14:paraId="382D770E" w14:textId="2E617709" w:rsidR="002A4860" w:rsidRDefault="002A4860" w:rsidP="002A4860">
      <w:pPr>
        <w:spacing w:after="120" w:line="276" w:lineRule="auto"/>
        <w:jc w:val="both"/>
        <w:rPr>
          <w:rStyle w:val="Hyperlink"/>
          <w:rFonts w:ascii="Times New Roman" w:eastAsia="Times New Roman" w:hAnsi="Times New Roman" w:cs="Times New Roman"/>
          <w:b/>
          <w:bCs/>
          <w:spacing w:val="6"/>
          <w:sz w:val="22"/>
          <w:szCs w:val="22"/>
          <w:lang w:eastAsia="en-GB"/>
        </w:rPr>
      </w:pPr>
      <w:r w:rsidRPr="002A4860">
        <w:rPr>
          <w:rFonts w:ascii="Times New Roman" w:eastAsia="Times New Roman" w:hAnsi="Times New Roman" w:cs="Times New Roman"/>
          <w:color w:val="333333"/>
          <w:spacing w:val="6"/>
          <w:sz w:val="22"/>
          <w:szCs w:val="22"/>
          <w:lang w:eastAsia="en-GB"/>
        </w:rPr>
        <w:t xml:space="preserve">Rajesh, A. E., </w:t>
      </w:r>
      <w:r w:rsidR="00DE5F80">
        <w:rPr>
          <w:rFonts w:ascii="Times New Roman" w:eastAsia="Times New Roman" w:hAnsi="Times New Roman" w:cs="Times New Roman"/>
          <w:color w:val="333333"/>
          <w:spacing w:val="6"/>
          <w:sz w:val="22"/>
          <w:szCs w:val="22"/>
          <w:lang w:eastAsia="en-GB"/>
        </w:rPr>
        <w:t>et al.</w:t>
      </w:r>
      <w:r w:rsidRPr="002A4860">
        <w:rPr>
          <w:rFonts w:ascii="Times New Roman" w:eastAsia="Times New Roman" w:hAnsi="Times New Roman" w:cs="Times New Roman"/>
          <w:color w:val="333333"/>
          <w:spacing w:val="6"/>
          <w:sz w:val="22"/>
          <w:szCs w:val="22"/>
          <w:lang w:eastAsia="en-GB"/>
        </w:rPr>
        <w:t xml:space="preserve"> (2023). Artificial </w:t>
      </w:r>
      <w:r w:rsidR="00DE5F80" w:rsidRPr="002A4860">
        <w:rPr>
          <w:rFonts w:ascii="Times New Roman" w:eastAsia="Times New Roman" w:hAnsi="Times New Roman" w:cs="Times New Roman"/>
          <w:color w:val="333333"/>
          <w:spacing w:val="6"/>
          <w:sz w:val="22"/>
          <w:szCs w:val="22"/>
          <w:lang w:eastAsia="en-GB"/>
        </w:rPr>
        <w:t>intelligence and diabetic retinopathy: ai framework, prospective studies, head-to-head validation, and cost-effectiveness.</w:t>
      </w:r>
      <w:r w:rsidRPr="002A4860">
        <w:rPr>
          <w:rFonts w:ascii="Times New Roman" w:eastAsia="Times New Roman" w:hAnsi="Times New Roman" w:cs="Times New Roman"/>
          <w:color w:val="333333"/>
          <w:spacing w:val="6"/>
          <w:sz w:val="22"/>
          <w:szCs w:val="22"/>
          <w:lang w:eastAsia="en-GB"/>
        </w:rPr>
        <w:t> </w:t>
      </w:r>
      <w:r w:rsidRPr="002A4860">
        <w:rPr>
          <w:rFonts w:ascii="Times New Roman" w:eastAsia="Times New Roman" w:hAnsi="Times New Roman" w:cs="Times New Roman"/>
          <w:i/>
          <w:iCs/>
          <w:color w:val="333333"/>
          <w:spacing w:val="6"/>
          <w:sz w:val="22"/>
          <w:szCs w:val="22"/>
          <w:lang w:eastAsia="en-GB"/>
        </w:rPr>
        <w:t>Diabetes care</w:t>
      </w:r>
      <w:r w:rsidRPr="002A4860">
        <w:rPr>
          <w:rFonts w:ascii="Times New Roman" w:eastAsia="Times New Roman" w:hAnsi="Times New Roman" w:cs="Times New Roman"/>
          <w:color w:val="333333"/>
          <w:spacing w:val="6"/>
          <w:sz w:val="22"/>
          <w:szCs w:val="22"/>
          <w:lang w:eastAsia="en-GB"/>
        </w:rPr>
        <w:t>, </w:t>
      </w:r>
      <w:r w:rsidRPr="002A4860">
        <w:rPr>
          <w:rFonts w:ascii="Times New Roman" w:eastAsia="Times New Roman" w:hAnsi="Times New Roman" w:cs="Times New Roman"/>
          <w:i/>
          <w:iCs/>
          <w:color w:val="333333"/>
          <w:spacing w:val="6"/>
          <w:sz w:val="22"/>
          <w:szCs w:val="22"/>
          <w:lang w:eastAsia="en-GB"/>
        </w:rPr>
        <w:t>46</w:t>
      </w:r>
      <w:r w:rsidRPr="002A4860">
        <w:rPr>
          <w:rFonts w:ascii="Times New Roman" w:eastAsia="Times New Roman" w:hAnsi="Times New Roman" w:cs="Times New Roman"/>
          <w:color w:val="333333"/>
          <w:spacing w:val="6"/>
          <w:sz w:val="22"/>
          <w:szCs w:val="22"/>
          <w:lang w:eastAsia="en-GB"/>
        </w:rPr>
        <w:t xml:space="preserve">(10), 1728–1739.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DR | </w:t>
      </w:r>
      <w:hyperlink r:id="rId62" w:history="1">
        <w:r w:rsidRPr="002A486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w:t>
      </w:r>
      <w:hyperlink r:id="rId63" w:history="1">
        <w:r w:rsidRPr="002A4860">
          <w:rPr>
            <w:rStyle w:val="Hyperlink"/>
            <w:rFonts w:ascii="Times New Roman" w:eastAsia="Times New Roman" w:hAnsi="Times New Roman" w:cs="Times New Roman"/>
            <w:b/>
            <w:bCs/>
            <w:spacing w:val="6"/>
            <w:sz w:val="22"/>
            <w:szCs w:val="22"/>
            <w:lang w:eastAsia="en-GB"/>
          </w:rPr>
          <w:t xml:space="preserve"> PMID</w:t>
        </w:r>
      </w:hyperlink>
    </w:p>
    <w:p w14:paraId="10B8543B" w14:textId="24D54C70" w:rsidR="007B6921" w:rsidRDefault="009E1B39" w:rsidP="002A4860">
      <w:pPr>
        <w:spacing w:after="120" w:line="276" w:lineRule="auto"/>
        <w:jc w:val="both"/>
        <w:rPr>
          <w:rStyle w:val="Hyperlink"/>
          <w:rFonts w:ascii="Times New Roman" w:eastAsia="Times New Roman" w:hAnsi="Times New Roman" w:cs="Times New Roman"/>
          <w:b/>
          <w:bCs/>
          <w:spacing w:val="6"/>
          <w:sz w:val="22"/>
          <w:szCs w:val="22"/>
          <w:lang w:eastAsia="en-GB"/>
        </w:rPr>
      </w:pPr>
      <w:ins w:id="25" w:author="Dayu Liu (24188516)" w:date="2024-12-05T15:25:00Z" w16du:dateUtc="2024-12-05T07:25:00Z">
        <w:r>
          <w:rPr>
            <w:rStyle w:val="Hyperlink"/>
            <w:rFonts w:ascii="Times New Roman" w:eastAsia="Times New Roman" w:hAnsi="Times New Roman" w:cs="Times New Roman"/>
            <w:b/>
            <w:bCs/>
            <w:spacing w:val="6"/>
            <w:sz w:val="22"/>
            <w:szCs w:val="22"/>
            <w:lang w:eastAsia="en-GB"/>
          </w:rPr>
          <w:t>26</w:t>
        </w:r>
      </w:ins>
    </w:p>
    <w:p w14:paraId="4A0C136E" w14:textId="3EAEBF06" w:rsidR="003131C9" w:rsidRDefault="007B6921" w:rsidP="003131C9">
      <w:pPr>
        <w:spacing w:after="120" w:line="276" w:lineRule="auto"/>
        <w:jc w:val="both"/>
        <w:rPr>
          <w:rFonts w:ascii="Times New Roman" w:eastAsia="Times New Roman" w:hAnsi="Times New Roman" w:cs="Times New Roman"/>
          <w:b/>
          <w:bCs/>
          <w:spacing w:val="6"/>
          <w:sz w:val="22"/>
          <w:szCs w:val="22"/>
          <w:lang w:eastAsia="en-GB"/>
        </w:rPr>
      </w:pPr>
      <w:r w:rsidRPr="007B6921">
        <w:rPr>
          <w:rFonts w:ascii="Times New Roman" w:eastAsia="Times New Roman" w:hAnsi="Times New Roman" w:cs="Times New Roman"/>
          <w:color w:val="FF0000"/>
          <w:spacing w:val="6"/>
          <w:sz w:val="22"/>
          <w:szCs w:val="22"/>
          <w:lang w:eastAsia="en-GB"/>
        </w:rPr>
        <w:t xml:space="preserve">Rahimi, </w:t>
      </w:r>
      <w:proofErr w:type="spellStart"/>
      <w:proofErr w:type="gramStart"/>
      <w:r w:rsidRPr="007B6921">
        <w:rPr>
          <w:rFonts w:ascii="Times New Roman" w:eastAsia="Times New Roman" w:hAnsi="Times New Roman" w:cs="Times New Roman"/>
          <w:color w:val="FF0000"/>
          <w:spacing w:val="6"/>
          <w:sz w:val="22"/>
          <w:szCs w:val="22"/>
          <w:lang w:eastAsia="en-GB"/>
        </w:rPr>
        <w:t>M.,</w:t>
      </w:r>
      <w:r>
        <w:rPr>
          <w:rFonts w:ascii="Times New Roman" w:eastAsia="Times New Roman" w:hAnsi="Times New Roman" w:cs="Times New Roman"/>
          <w:color w:val="FF0000"/>
          <w:spacing w:val="6"/>
          <w:sz w:val="22"/>
          <w:szCs w:val="22"/>
          <w:lang w:eastAsia="en-GB"/>
        </w:rPr>
        <w:t>et</w:t>
      </w:r>
      <w:proofErr w:type="spellEnd"/>
      <w:r>
        <w:rPr>
          <w:rFonts w:ascii="Times New Roman" w:eastAsia="Times New Roman" w:hAnsi="Times New Roman" w:cs="Times New Roman"/>
          <w:color w:val="FF0000"/>
          <w:spacing w:val="6"/>
          <w:sz w:val="22"/>
          <w:szCs w:val="22"/>
          <w:lang w:eastAsia="en-GB"/>
        </w:rPr>
        <w:t xml:space="preserve"> al</w:t>
      </w:r>
      <w:r w:rsidRPr="007B6921">
        <w:rPr>
          <w:rFonts w:ascii="Times New Roman" w:eastAsia="Times New Roman" w:hAnsi="Times New Roman" w:cs="Times New Roman"/>
          <w:color w:val="FF0000"/>
          <w:spacing w:val="6"/>
          <w:sz w:val="22"/>
          <w:szCs w:val="22"/>
          <w:lang w:eastAsia="en-GB"/>
        </w:rPr>
        <w:t>.</w:t>
      </w:r>
      <w:proofErr w:type="gramEnd"/>
      <w:r w:rsidRPr="007B6921">
        <w:rPr>
          <w:rFonts w:ascii="Times New Roman" w:eastAsia="Times New Roman" w:hAnsi="Times New Roman" w:cs="Times New Roman"/>
          <w:color w:val="FF0000"/>
          <w:spacing w:val="6"/>
          <w:sz w:val="22"/>
          <w:szCs w:val="22"/>
          <w:lang w:eastAsia="en-GB"/>
        </w:rPr>
        <w:t xml:space="preserve"> (2023). Application of ImageJ in optical coherence tomography angiography (OCT-A): a literature review. </w:t>
      </w:r>
      <w:r w:rsidRPr="007B6921">
        <w:rPr>
          <w:rFonts w:ascii="Times New Roman" w:eastAsia="Times New Roman" w:hAnsi="Times New Roman" w:cs="Times New Roman"/>
          <w:i/>
          <w:iCs/>
          <w:color w:val="FF0000"/>
          <w:spacing w:val="6"/>
          <w:sz w:val="22"/>
          <w:szCs w:val="22"/>
          <w:lang w:eastAsia="en-GB"/>
        </w:rPr>
        <w:t>Journal of ophthalmology</w:t>
      </w:r>
      <w:r w:rsidRPr="007B6921">
        <w:rPr>
          <w:rFonts w:ascii="Times New Roman" w:eastAsia="Times New Roman" w:hAnsi="Times New Roman" w:cs="Times New Roman"/>
          <w:color w:val="FF0000"/>
          <w:spacing w:val="6"/>
          <w:sz w:val="22"/>
          <w:szCs w:val="22"/>
          <w:lang w:eastAsia="en-GB"/>
        </w:rPr>
        <w:t>, </w:t>
      </w:r>
      <w:r w:rsidRPr="007B6921">
        <w:rPr>
          <w:rFonts w:ascii="Times New Roman" w:eastAsia="Times New Roman" w:hAnsi="Times New Roman" w:cs="Times New Roman"/>
          <w:i/>
          <w:iCs/>
          <w:color w:val="FF0000"/>
          <w:spacing w:val="6"/>
          <w:sz w:val="22"/>
          <w:szCs w:val="22"/>
          <w:lang w:eastAsia="en-GB"/>
        </w:rPr>
        <w:t>2023</w:t>
      </w:r>
      <w:r w:rsidRPr="007B6921">
        <w:rPr>
          <w:rFonts w:ascii="Times New Roman" w:eastAsia="Times New Roman" w:hAnsi="Times New Roman" w:cs="Times New Roman"/>
          <w:color w:val="FF0000"/>
          <w:spacing w:val="6"/>
          <w:sz w:val="22"/>
          <w:szCs w:val="22"/>
          <w:lang w:eastAsia="en-GB"/>
        </w:rPr>
        <w:t>, 9479183.</w:t>
      </w:r>
      <w:r w:rsidR="003131C9">
        <w:rPr>
          <w:rFonts w:ascii="Times New Roman" w:eastAsia="Times New Roman" w:hAnsi="Times New Roman" w:cs="Times New Roman"/>
          <w:color w:val="FF0000"/>
          <w:spacing w:val="6"/>
          <w:sz w:val="22"/>
          <w:szCs w:val="22"/>
          <w:lang w:eastAsia="en-GB"/>
        </w:rPr>
        <w:t xml:space="preserve"> </w:t>
      </w:r>
      <w:r w:rsidR="003131C9" w:rsidRPr="00162112">
        <w:rPr>
          <w:rFonts w:ascii="Times New Roman" w:eastAsia="Times New Roman" w:hAnsi="Times New Roman" w:cs="Times New Roman"/>
          <w:b/>
          <w:bCs/>
          <w:color w:val="00B050"/>
          <w:spacing w:val="6"/>
          <w:sz w:val="22"/>
          <w:szCs w:val="22"/>
          <w:lang w:eastAsia="en-GB"/>
        </w:rPr>
        <w:t>TOPICS</w:t>
      </w:r>
      <w:r w:rsidR="003131C9">
        <w:rPr>
          <w:rFonts w:ascii="Times New Roman" w:eastAsia="Times New Roman" w:hAnsi="Times New Roman" w:cs="Times New Roman"/>
          <w:b/>
          <w:bCs/>
          <w:color w:val="333333"/>
          <w:spacing w:val="6"/>
          <w:sz w:val="22"/>
          <w:szCs w:val="22"/>
          <w:lang w:eastAsia="en-GB"/>
        </w:rPr>
        <w:t xml:space="preserve"> Review and roadmaps, software tools | </w:t>
      </w:r>
      <w:hyperlink r:id="rId64" w:history="1">
        <w:r w:rsidR="003131C9" w:rsidRPr="00FB265C">
          <w:rPr>
            <w:rStyle w:val="Hyperlink"/>
            <w:rFonts w:ascii="Times New Roman" w:eastAsia="Times New Roman" w:hAnsi="Times New Roman" w:cs="Times New Roman"/>
            <w:b/>
            <w:bCs/>
            <w:spacing w:val="6"/>
            <w:sz w:val="22"/>
            <w:szCs w:val="22"/>
            <w:lang w:eastAsia="en-GB"/>
          </w:rPr>
          <w:t>DOI</w:t>
        </w:r>
      </w:hyperlink>
      <w:r w:rsidR="003131C9" w:rsidRPr="00393E8D">
        <w:rPr>
          <w:rFonts w:ascii="Times New Roman" w:eastAsia="Times New Roman" w:hAnsi="Times New Roman" w:cs="Times New Roman"/>
          <w:b/>
          <w:bCs/>
          <w:color w:val="92D050"/>
          <w:spacing w:val="6"/>
          <w:sz w:val="22"/>
          <w:szCs w:val="22"/>
          <w:lang w:eastAsia="en-GB"/>
        </w:rPr>
        <w:t xml:space="preserve"> </w:t>
      </w:r>
      <w:r w:rsidR="003131C9">
        <w:rPr>
          <w:rFonts w:ascii="Times New Roman" w:eastAsia="Times New Roman" w:hAnsi="Times New Roman" w:cs="Times New Roman"/>
          <w:b/>
          <w:bCs/>
          <w:color w:val="333333"/>
          <w:spacing w:val="6"/>
          <w:sz w:val="22"/>
          <w:szCs w:val="22"/>
          <w:lang w:eastAsia="en-GB"/>
        </w:rPr>
        <w:t xml:space="preserve">| </w:t>
      </w:r>
      <w:hyperlink r:id="rId65" w:history="1">
        <w:r w:rsidR="003131C9" w:rsidRPr="00FB265C">
          <w:rPr>
            <w:rStyle w:val="Hyperlink"/>
            <w:rFonts w:ascii="Times New Roman" w:eastAsia="Times New Roman" w:hAnsi="Times New Roman" w:cs="Times New Roman"/>
            <w:b/>
            <w:bCs/>
            <w:spacing w:val="6"/>
            <w:sz w:val="22"/>
            <w:szCs w:val="22"/>
            <w:lang w:eastAsia="en-GB"/>
          </w:rPr>
          <w:t>PMID</w:t>
        </w:r>
      </w:hyperlink>
    </w:p>
    <w:p w14:paraId="24DD82E1" w14:textId="5B151D0E" w:rsidR="000375F3" w:rsidRDefault="009E1B39" w:rsidP="003131C9">
      <w:pPr>
        <w:spacing w:after="120" w:line="276" w:lineRule="auto"/>
        <w:jc w:val="both"/>
        <w:rPr>
          <w:rFonts w:ascii="Times New Roman" w:eastAsia="Times New Roman" w:hAnsi="Times New Roman" w:cs="Times New Roman"/>
          <w:b/>
          <w:bCs/>
          <w:spacing w:val="6"/>
          <w:sz w:val="22"/>
          <w:szCs w:val="22"/>
          <w:lang w:eastAsia="en-GB"/>
        </w:rPr>
      </w:pPr>
      <w:ins w:id="26" w:author="Dayu Liu (24188516)" w:date="2024-12-05T15:29:00Z" w16du:dateUtc="2024-12-05T07:29:00Z">
        <w:r>
          <w:rPr>
            <w:rFonts w:ascii="Times New Roman" w:eastAsia="Times New Roman" w:hAnsi="Times New Roman" w:cs="Times New Roman"/>
            <w:b/>
            <w:bCs/>
            <w:spacing w:val="6"/>
            <w:sz w:val="22"/>
            <w:szCs w:val="22"/>
            <w:lang w:eastAsia="en-GB"/>
          </w:rPr>
          <w:t>25</w:t>
        </w:r>
      </w:ins>
    </w:p>
    <w:p w14:paraId="00B8EA9C" w14:textId="59E89A62" w:rsidR="000375F3" w:rsidDel="00672179" w:rsidRDefault="000375F3" w:rsidP="003131C9">
      <w:pPr>
        <w:spacing w:after="120" w:line="276" w:lineRule="auto"/>
        <w:jc w:val="both"/>
        <w:rPr>
          <w:del w:id="27" w:author="Dayu Liu (24188516)" w:date="2024-12-05T15:31:00Z" w16du:dateUtc="2024-12-05T07:31:00Z"/>
          <w:rStyle w:val="Hyperlink"/>
          <w:rFonts w:ascii="Times New Roman" w:eastAsia="Times New Roman" w:hAnsi="Times New Roman" w:cs="Times New Roman"/>
          <w:b/>
          <w:bCs/>
          <w:spacing w:val="6"/>
          <w:sz w:val="22"/>
          <w:szCs w:val="22"/>
          <w:lang w:eastAsia="en-GB"/>
        </w:rPr>
      </w:pPr>
      <w:r w:rsidRPr="000375F3">
        <w:rPr>
          <w:rFonts w:ascii="Times New Roman" w:eastAsia="Times New Roman" w:hAnsi="Times New Roman" w:cs="Times New Roman"/>
          <w:color w:val="FF0000"/>
          <w:spacing w:val="6"/>
          <w:sz w:val="22"/>
          <w:szCs w:val="22"/>
          <w:lang w:eastAsia="en-GB"/>
        </w:rPr>
        <w:t>Arora, A.,</w:t>
      </w:r>
      <w:r>
        <w:rPr>
          <w:rFonts w:ascii="Times New Roman" w:eastAsia="Times New Roman" w:hAnsi="Times New Roman" w:cs="Times New Roman"/>
          <w:color w:val="FF0000"/>
          <w:spacing w:val="6"/>
          <w:sz w:val="22"/>
          <w:szCs w:val="22"/>
          <w:lang w:eastAsia="en-GB"/>
        </w:rPr>
        <w:t xml:space="preserve"> et al</w:t>
      </w:r>
      <w:r w:rsidRPr="000375F3">
        <w:rPr>
          <w:rFonts w:ascii="Times New Roman" w:eastAsia="Times New Roman" w:hAnsi="Times New Roman" w:cs="Times New Roman"/>
          <w:color w:val="FF0000"/>
          <w:spacing w:val="6"/>
          <w:sz w:val="22"/>
          <w:szCs w:val="22"/>
          <w:lang w:eastAsia="en-GB"/>
        </w:rPr>
        <w:t>. (2023). The value of standards for health datasets in artificial intelligence-based applications. </w:t>
      </w:r>
      <w:r w:rsidRPr="000375F3">
        <w:rPr>
          <w:rFonts w:ascii="Times New Roman" w:eastAsia="Times New Roman" w:hAnsi="Times New Roman" w:cs="Times New Roman"/>
          <w:i/>
          <w:iCs/>
          <w:color w:val="FF0000"/>
          <w:spacing w:val="6"/>
          <w:sz w:val="22"/>
          <w:szCs w:val="22"/>
          <w:lang w:eastAsia="en-GB"/>
        </w:rPr>
        <w:t>Nature medicine</w:t>
      </w:r>
      <w:r w:rsidRPr="000375F3">
        <w:rPr>
          <w:rFonts w:ascii="Times New Roman" w:eastAsia="Times New Roman" w:hAnsi="Times New Roman" w:cs="Times New Roman"/>
          <w:color w:val="FF0000"/>
          <w:spacing w:val="6"/>
          <w:sz w:val="22"/>
          <w:szCs w:val="22"/>
          <w:lang w:eastAsia="en-GB"/>
        </w:rPr>
        <w:t>, </w:t>
      </w:r>
      <w:r w:rsidRPr="000375F3">
        <w:rPr>
          <w:rFonts w:ascii="Times New Roman" w:eastAsia="Times New Roman" w:hAnsi="Times New Roman" w:cs="Times New Roman"/>
          <w:i/>
          <w:iCs/>
          <w:color w:val="FF0000"/>
          <w:spacing w:val="6"/>
          <w:sz w:val="22"/>
          <w:szCs w:val="22"/>
          <w:lang w:eastAsia="en-GB"/>
        </w:rPr>
        <w:t>29</w:t>
      </w:r>
      <w:r w:rsidRPr="000375F3">
        <w:rPr>
          <w:rFonts w:ascii="Times New Roman" w:eastAsia="Times New Roman" w:hAnsi="Times New Roman" w:cs="Times New Roman"/>
          <w:color w:val="FF0000"/>
          <w:spacing w:val="6"/>
          <w:sz w:val="22"/>
          <w:szCs w:val="22"/>
          <w:lang w:eastAsia="en-GB"/>
        </w:rPr>
        <w:t>(11), 2929–2938.</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66" w:history="1">
        <w:r w:rsidRPr="000375F3">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67" w:history="1">
        <w:r w:rsidRPr="000375F3">
          <w:rPr>
            <w:rStyle w:val="Hyperlink"/>
            <w:rFonts w:ascii="Times New Roman" w:eastAsia="Times New Roman" w:hAnsi="Times New Roman" w:cs="Times New Roman"/>
            <w:b/>
            <w:bCs/>
            <w:spacing w:val="6"/>
            <w:sz w:val="22"/>
            <w:szCs w:val="22"/>
            <w:lang w:eastAsia="en-GB"/>
          </w:rPr>
          <w:t>PMID</w:t>
        </w:r>
      </w:hyperlink>
    </w:p>
    <w:p w14:paraId="37E1FFB2" w14:textId="77777777" w:rsidR="00672179" w:rsidRDefault="00672179" w:rsidP="003131C9">
      <w:pPr>
        <w:spacing w:after="120" w:line="276" w:lineRule="auto"/>
        <w:jc w:val="both"/>
        <w:rPr>
          <w:ins w:id="28" w:author="Dayu Liu (24188516)" w:date="2024-12-05T15:31:00Z" w16du:dateUtc="2024-12-05T07:31:00Z"/>
          <w:rFonts w:ascii="Times New Roman" w:eastAsia="Times New Roman" w:hAnsi="Times New Roman" w:cs="Times New Roman"/>
          <w:color w:val="333333"/>
          <w:spacing w:val="6"/>
          <w:sz w:val="22"/>
          <w:szCs w:val="22"/>
          <w:lang w:eastAsia="en-GB"/>
        </w:rPr>
      </w:pPr>
    </w:p>
    <w:p w14:paraId="145EE5F4" w14:textId="1D630E16" w:rsidR="00D1643F" w:rsidRPr="009E1B39" w:rsidRDefault="009E1B39" w:rsidP="00A91511">
      <w:pPr>
        <w:spacing w:after="120" w:line="276" w:lineRule="auto"/>
        <w:jc w:val="both"/>
        <w:rPr>
          <w:rFonts w:ascii="Times New Roman" w:eastAsia="Times New Roman" w:hAnsi="Times New Roman" w:cs="Times New Roman"/>
          <w:color w:val="FF0000"/>
          <w:spacing w:val="6"/>
          <w:sz w:val="22"/>
          <w:szCs w:val="22"/>
          <w:lang w:eastAsia="en-GB"/>
          <w:rPrChange w:id="29" w:author="Dayu Liu (24188516)" w:date="2024-12-05T15:31:00Z" w16du:dateUtc="2024-12-05T07:31:00Z">
            <w:rPr>
              <w:rFonts w:ascii="Times New Roman" w:eastAsia="Times New Roman" w:hAnsi="Times New Roman" w:cs="Times New Roman"/>
              <w:color w:val="333333"/>
              <w:spacing w:val="6"/>
              <w:sz w:val="22"/>
              <w:szCs w:val="22"/>
              <w:lang w:eastAsia="en-GB"/>
            </w:rPr>
          </w:rPrChange>
        </w:rPr>
      </w:pPr>
      <w:ins w:id="30" w:author="Dayu Liu (24188516)" w:date="2024-12-05T15:31:00Z" w16du:dateUtc="2024-12-05T07:31:00Z">
        <w:r>
          <w:rPr>
            <w:rFonts w:ascii="Times New Roman" w:eastAsia="Times New Roman" w:hAnsi="Times New Roman" w:cs="Times New Roman"/>
            <w:color w:val="333333"/>
            <w:spacing w:val="6"/>
            <w:sz w:val="22"/>
            <w:szCs w:val="22"/>
            <w:lang w:eastAsia="en-GB"/>
          </w:rPr>
          <w:t>30</w:t>
        </w:r>
      </w:ins>
    </w:p>
    <w:p w14:paraId="15C84616" w14:textId="0530122E" w:rsidR="00162112" w:rsidRDefault="00162112" w:rsidP="00A91511">
      <w:pPr>
        <w:spacing w:after="120" w:line="276" w:lineRule="auto"/>
        <w:jc w:val="both"/>
        <w:rPr>
          <w:rStyle w:val="Hyperlink"/>
          <w:rFonts w:ascii="Times New Roman" w:eastAsia="Times New Roman" w:hAnsi="Times New Roman" w:cs="Times New Roman"/>
          <w:b/>
          <w:bCs/>
          <w:spacing w:val="6"/>
          <w:sz w:val="22"/>
          <w:szCs w:val="22"/>
          <w:lang w:eastAsia="en-GB"/>
        </w:rPr>
      </w:pPr>
      <w:r w:rsidRPr="00162112">
        <w:rPr>
          <w:rFonts w:ascii="Times New Roman" w:eastAsia="Times New Roman" w:hAnsi="Times New Roman" w:cs="Times New Roman"/>
          <w:color w:val="333333"/>
          <w:spacing w:val="6"/>
          <w:sz w:val="22"/>
          <w:szCs w:val="22"/>
          <w:lang w:eastAsia="en-GB"/>
        </w:rPr>
        <w:t xml:space="preserve">Dow, E. R., </w:t>
      </w:r>
      <w:r>
        <w:rPr>
          <w:rFonts w:ascii="Times New Roman" w:eastAsia="Times New Roman" w:hAnsi="Times New Roman" w:cs="Times New Roman"/>
          <w:color w:val="333333"/>
          <w:spacing w:val="6"/>
          <w:sz w:val="22"/>
          <w:szCs w:val="22"/>
          <w:lang w:eastAsia="en-GB"/>
        </w:rPr>
        <w:t>et al.</w:t>
      </w:r>
      <w:r w:rsidRPr="00162112">
        <w:rPr>
          <w:rFonts w:ascii="Times New Roman" w:eastAsia="Times New Roman" w:hAnsi="Times New Roman" w:cs="Times New Roman"/>
          <w:color w:val="333333"/>
          <w:spacing w:val="6"/>
          <w:sz w:val="22"/>
          <w:szCs w:val="22"/>
          <w:lang w:eastAsia="en-GB"/>
        </w:rPr>
        <w:t xml:space="preserve"> (2022). </w:t>
      </w:r>
      <w:r w:rsidRPr="00943B66">
        <w:rPr>
          <w:rFonts w:ascii="Times New Roman" w:eastAsia="Times New Roman" w:hAnsi="Times New Roman" w:cs="Times New Roman"/>
          <w:color w:val="333333"/>
          <w:spacing w:val="6"/>
          <w:sz w:val="22"/>
          <w:szCs w:val="22"/>
          <w:lang w:eastAsia="en-GB"/>
        </w:rPr>
        <w:t xml:space="preserve">From Data to Deployment: The </w:t>
      </w:r>
      <w:r w:rsidR="00A9625F" w:rsidRPr="00943B66">
        <w:rPr>
          <w:rFonts w:ascii="Times New Roman" w:eastAsia="Times New Roman" w:hAnsi="Times New Roman" w:cs="Times New Roman"/>
          <w:color w:val="333333"/>
          <w:spacing w:val="6"/>
          <w:sz w:val="22"/>
          <w:szCs w:val="22"/>
          <w:lang w:eastAsia="en-GB"/>
        </w:rPr>
        <w:t>collaborative community on ophthalmic imaging roadmap for artificial intelligence in age-related macular degeneration</w:t>
      </w:r>
      <w:r w:rsidRPr="00162112">
        <w:rPr>
          <w:rFonts w:ascii="Times New Roman" w:eastAsia="Times New Roman" w:hAnsi="Times New Roman" w:cs="Times New Roman"/>
          <w:color w:val="333333"/>
          <w:spacing w:val="6"/>
          <w:sz w:val="22"/>
          <w:szCs w:val="22"/>
          <w:lang w:eastAsia="en-GB"/>
        </w:rPr>
        <w:t>. </w:t>
      </w:r>
      <w:r w:rsidRPr="0029685A">
        <w:rPr>
          <w:rFonts w:ascii="Times New Roman" w:eastAsia="Times New Roman" w:hAnsi="Times New Roman" w:cs="Times New Roman"/>
          <w:i/>
          <w:iCs/>
          <w:color w:val="333333"/>
          <w:spacing w:val="6"/>
          <w:sz w:val="22"/>
          <w:szCs w:val="22"/>
          <w:lang w:eastAsia="en-GB"/>
        </w:rPr>
        <w:t>Ophthalmology</w:t>
      </w:r>
      <w:r w:rsidRPr="00162112">
        <w:rPr>
          <w:rFonts w:ascii="Times New Roman" w:eastAsia="Times New Roman" w:hAnsi="Times New Roman" w:cs="Times New Roman"/>
          <w:color w:val="333333"/>
          <w:spacing w:val="6"/>
          <w:sz w:val="22"/>
          <w:szCs w:val="22"/>
          <w:lang w:eastAsia="en-GB"/>
        </w:rPr>
        <w:t xml:space="preserve">, 129(5), e43–e59.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w:t>
      </w:r>
      <w:r w:rsidR="00064E20">
        <w:rPr>
          <w:rFonts w:ascii="Times New Roman" w:eastAsia="Times New Roman" w:hAnsi="Times New Roman" w:cs="Times New Roman"/>
          <w:b/>
          <w:bCs/>
          <w:color w:val="333333"/>
          <w:spacing w:val="6"/>
          <w:sz w:val="22"/>
          <w:szCs w:val="22"/>
          <w:lang w:eastAsia="en-GB"/>
        </w:rPr>
        <w:t>AMD</w:t>
      </w:r>
      <w:r w:rsidR="00393E8D">
        <w:rPr>
          <w:rFonts w:ascii="Times New Roman" w:eastAsia="Times New Roman" w:hAnsi="Times New Roman" w:cs="Times New Roman"/>
          <w:b/>
          <w:bCs/>
          <w:color w:val="333333"/>
          <w:spacing w:val="6"/>
          <w:sz w:val="22"/>
          <w:szCs w:val="22"/>
          <w:lang w:eastAsia="en-GB"/>
        </w:rPr>
        <w:t xml:space="preserve"> | </w:t>
      </w:r>
      <w:hyperlink r:id="rId68" w:history="1">
        <w:r w:rsidR="00393E8D" w:rsidRPr="00393E8D">
          <w:rPr>
            <w:rStyle w:val="Hyperlink"/>
            <w:rFonts w:ascii="Times New Roman" w:eastAsia="Times New Roman" w:hAnsi="Times New Roman" w:cs="Times New Roman"/>
            <w:b/>
            <w:bCs/>
            <w:spacing w:val="6"/>
            <w:sz w:val="22"/>
            <w:szCs w:val="22"/>
            <w:lang w:eastAsia="en-GB"/>
          </w:rPr>
          <w:t>DOI</w:t>
        </w:r>
      </w:hyperlink>
      <w:r w:rsidR="00393E8D" w:rsidRPr="00393E8D">
        <w:rPr>
          <w:rFonts w:ascii="Times New Roman" w:eastAsia="Times New Roman" w:hAnsi="Times New Roman" w:cs="Times New Roman"/>
          <w:b/>
          <w:bCs/>
          <w:color w:val="92D050"/>
          <w:spacing w:val="6"/>
          <w:sz w:val="22"/>
          <w:szCs w:val="22"/>
          <w:lang w:eastAsia="en-GB"/>
        </w:rPr>
        <w:t xml:space="preserve"> </w:t>
      </w:r>
      <w:r w:rsidR="00393E8D">
        <w:rPr>
          <w:rFonts w:ascii="Times New Roman" w:eastAsia="Times New Roman" w:hAnsi="Times New Roman" w:cs="Times New Roman"/>
          <w:b/>
          <w:bCs/>
          <w:color w:val="333333"/>
          <w:spacing w:val="6"/>
          <w:sz w:val="22"/>
          <w:szCs w:val="22"/>
          <w:lang w:eastAsia="en-GB"/>
        </w:rPr>
        <w:t xml:space="preserve">| </w:t>
      </w:r>
      <w:hyperlink r:id="rId69" w:history="1">
        <w:r w:rsidR="00393E8D" w:rsidRPr="00393E8D">
          <w:rPr>
            <w:rStyle w:val="Hyperlink"/>
            <w:rFonts w:ascii="Times New Roman" w:eastAsia="Times New Roman" w:hAnsi="Times New Roman" w:cs="Times New Roman"/>
            <w:b/>
            <w:bCs/>
            <w:spacing w:val="6"/>
            <w:sz w:val="22"/>
            <w:szCs w:val="22"/>
            <w:lang w:eastAsia="en-GB"/>
          </w:rPr>
          <w:t>PMID</w:t>
        </w:r>
      </w:hyperlink>
    </w:p>
    <w:p w14:paraId="02919628" w14:textId="06EB95F6" w:rsidR="005D439C" w:rsidRDefault="005D71A3" w:rsidP="00A91511">
      <w:pPr>
        <w:spacing w:after="120" w:line="276" w:lineRule="auto"/>
        <w:jc w:val="both"/>
        <w:rPr>
          <w:rStyle w:val="Hyperlink"/>
          <w:rFonts w:ascii="Times New Roman" w:eastAsia="Times New Roman" w:hAnsi="Times New Roman" w:cs="Times New Roman"/>
          <w:b/>
          <w:bCs/>
          <w:spacing w:val="6"/>
          <w:sz w:val="22"/>
          <w:szCs w:val="22"/>
          <w:lang w:eastAsia="en-GB"/>
        </w:rPr>
      </w:pPr>
      <w:ins w:id="31" w:author="Dayu Liu (24188516)" w:date="2024-12-05T15:32:00Z" w16du:dateUtc="2024-12-05T07:32:00Z">
        <w:r>
          <w:rPr>
            <w:rStyle w:val="Hyperlink"/>
            <w:rFonts w:ascii="Times New Roman" w:eastAsia="Times New Roman" w:hAnsi="Times New Roman" w:cs="Times New Roman"/>
            <w:b/>
            <w:bCs/>
            <w:spacing w:val="6"/>
            <w:sz w:val="22"/>
            <w:szCs w:val="22"/>
            <w:lang w:eastAsia="en-GB"/>
          </w:rPr>
          <w:t>29</w:t>
        </w:r>
      </w:ins>
    </w:p>
    <w:p w14:paraId="47E7AF91" w14:textId="752AEDB4" w:rsidR="00BF6E82" w:rsidRDefault="00BF6E82" w:rsidP="00BF6E82">
      <w:pPr>
        <w:spacing w:after="120" w:line="276" w:lineRule="auto"/>
        <w:jc w:val="both"/>
        <w:rPr>
          <w:rStyle w:val="Hyperlink"/>
          <w:rFonts w:ascii="Times New Roman" w:eastAsia="Times New Roman" w:hAnsi="Times New Roman" w:cs="Times New Roman"/>
          <w:b/>
          <w:bCs/>
          <w:spacing w:val="6"/>
          <w:sz w:val="22"/>
          <w:szCs w:val="22"/>
          <w:lang w:eastAsia="en-GB"/>
        </w:rPr>
      </w:pPr>
      <w:r w:rsidRPr="00BF6E82">
        <w:rPr>
          <w:rFonts w:ascii="Times New Roman" w:eastAsia="Times New Roman" w:hAnsi="Times New Roman" w:cs="Times New Roman"/>
          <w:color w:val="FF0000"/>
          <w:spacing w:val="6"/>
          <w:sz w:val="22"/>
          <w:szCs w:val="22"/>
          <w:lang w:eastAsia="en-GB"/>
        </w:rPr>
        <w:t xml:space="preserve">Garcia Marin, Y. F., </w:t>
      </w:r>
      <w:r>
        <w:rPr>
          <w:rFonts w:ascii="Times New Roman" w:eastAsia="Times New Roman" w:hAnsi="Times New Roman" w:cs="Times New Roman"/>
          <w:color w:val="FF0000"/>
          <w:spacing w:val="6"/>
          <w:sz w:val="22"/>
          <w:szCs w:val="22"/>
          <w:lang w:eastAsia="en-GB"/>
        </w:rPr>
        <w:t>et al</w:t>
      </w:r>
      <w:r w:rsidRPr="00BF6E82">
        <w:rPr>
          <w:rFonts w:ascii="Times New Roman" w:eastAsia="Times New Roman" w:hAnsi="Times New Roman" w:cs="Times New Roman"/>
          <w:color w:val="FF0000"/>
          <w:spacing w:val="6"/>
          <w:sz w:val="22"/>
          <w:szCs w:val="22"/>
          <w:lang w:eastAsia="en-GB"/>
        </w:rPr>
        <w:t>. (2022). Anterior segment optical coherence tomography (AS-OCT) image analysis methods and applications: A systematic review. </w:t>
      </w:r>
      <w:r w:rsidRPr="00BF6E82">
        <w:rPr>
          <w:rFonts w:ascii="Times New Roman" w:eastAsia="Times New Roman" w:hAnsi="Times New Roman" w:cs="Times New Roman"/>
          <w:i/>
          <w:iCs/>
          <w:color w:val="FF0000"/>
          <w:spacing w:val="6"/>
          <w:sz w:val="22"/>
          <w:szCs w:val="22"/>
          <w:lang w:eastAsia="en-GB"/>
        </w:rPr>
        <w:t>Computers in biology and medicine</w:t>
      </w:r>
      <w:r w:rsidRPr="00BF6E82">
        <w:rPr>
          <w:rFonts w:ascii="Times New Roman" w:eastAsia="Times New Roman" w:hAnsi="Times New Roman" w:cs="Times New Roman"/>
          <w:color w:val="FF0000"/>
          <w:spacing w:val="6"/>
          <w:sz w:val="22"/>
          <w:szCs w:val="22"/>
          <w:lang w:eastAsia="en-GB"/>
        </w:rPr>
        <w:t>, </w:t>
      </w:r>
      <w:r w:rsidRPr="00BF6E82">
        <w:rPr>
          <w:rFonts w:ascii="Times New Roman" w:eastAsia="Times New Roman" w:hAnsi="Times New Roman" w:cs="Times New Roman"/>
          <w:i/>
          <w:iCs/>
          <w:color w:val="FF0000"/>
          <w:spacing w:val="6"/>
          <w:sz w:val="22"/>
          <w:szCs w:val="22"/>
          <w:lang w:eastAsia="en-GB"/>
        </w:rPr>
        <w:t>146</w:t>
      </w:r>
      <w:r w:rsidRPr="00BF6E82">
        <w:rPr>
          <w:rFonts w:ascii="Times New Roman" w:eastAsia="Times New Roman" w:hAnsi="Times New Roman" w:cs="Times New Roman"/>
          <w:color w:val="FF0000"/>
          <w:spacing w:val="6"/>
          <w:sz w:val="22"/>
          <w:szCs w:val="22"/>
          <w:lang w:eastAsia="en-GB"/>
        </w:rPr>
        <w:t>, 105471.</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 </w:t>
      </w:r>
      <w:hyperlink r:id="rId70" w:history="1">
        <w:r w:rsidRPr="00BF6E82">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71" w:history="1">
        <w:r w:rsidRPr="00BF6E82">
          <w:rPr>
            <w:rStyle w:val="Hyperlink"/>
            <w:rFonts w:ascii="Times New Roman" w:eastAsia="Times New Roman" w:hAnsi="Times New Roman" w:cs="Times New Roman"/>
            <w:b/>
            <w:bCs/>
            <w:spacing w:val="6"/>
            <w:sz w:val="22"/>
            <w:szCs w:val="22"/>
            <w:lang w:eastAsia="en-GB"/>
          </w:rPr>
          <w:t>PMID</w:t>
        </w:r>
      </w:hyperlink>
    </w:p>
    <w:p w14:paraId="3B4BE610" w14:textId="49390D46" w:rsidR="00BF6E82" w:rsidRDefault="005D71A3" w:rsidP="00A91511">
      <w:pPr>
        <w:spacing w:after="120" w:line="276" w:lineRule="auto"/>
        <w:jc w:val="both"/>
        <w:rPr>
          <w:rStyle w:val="Hyperlink"/>
          <w:rFonts w:ascii="Times New Roman" w:eastAsia="Times New Roman" w:hAnsi="Times New Roman" w:cs="Times New Roman"/>
          <w:b/>
          <w:bCs/>
          <w:spacing w:val="6"/>
          <w:sz w:val="22"/>
          <w:szCs w:val="22"/>
          <w:lang w:eastAsia="en-GB"/>
        </w:rPr>
      </w:pPr>
      <w:ins w:id="32" w:author="Dayu Liu (24188516)" w:date="2024-12-05T15:33:00Z" w16du:dateUtc="2024-12-05T07:33:00Z">
        <w:r>
          <w:rPr>
            <w:rStyle w:val="Hyperlink"/>
            <w:rFonts w:ascii="Times New Roman" w:eastAsia="Times New Roman" w:hAnsi="Times New Roman" w:cs="Times New Roman"/>
            <w:b/>
            <w:bCs/>
            <w:spacing w:val="6"/>
            <w:sz w:val="22"/>
            <w:szCs w:val="22"/>
            <w:lang w:eastAsia="en-GB"/>
          </w:rPr>
          <w:t>28</w:t>
        </w:r>
      </w:ins>
    </w:p>
    <w:p w14:paraId="207BD7F9" w14:textId="40080A33" w:rsidR="005D439C" w:rsidRPr="005D439C" w:rsidRDefault="005D439C" w:rsidP="00A91511">
      <w:pPr>
        <w:spacing w:after="120" w:line="276" w:lineRule="auto"/>
        <w:jc w:val="both"/>
        <w:rPr>
          <w:rFonts w:ascii="Times New Roman" w:eastAsia="Times New Roman" w:hAnsi="Times New Roman" w:cs="Times New Roman"/>
          <w:color w:val="FF0000"/>
          <w:spacing w:val="6"/>
          <w:sz w:val="22"/>
          <w:szCs w:val="22"/>
          <w:lang w:eastAsia="en-GB"/>
        </w:rPr>
      </w:pPr>
      <w:r w:rsidRPr="00BD20C1">
        <w:rPr>
          <w:rFonts w:ascii="Times New Roman" w:eastAsia="Times New Roman" w:hAnsi="Times New Roman" w:cs="Times New Roman"/>
          <w:color w:val="FF0000"/>
          <w:spacing w:val="6"/>
          <w:sz w:val="22"/>
          <w:szCs w:val="22"/>
          <w:lang w:val="da-DK" w:eastAsia="en-GB"/>
        </w:rPr>
        <w:t xml:space="preserve">Yoong, S. L., et al. </w:t>
      </w:r>
      <w:r w:rsidRPr="005D439C">
        <w:rPr>
          <w:rFonts w:ascii="Times New Roman" w:eastAsia="Times New Roman" w:hAnsi="Times New Roman" w:cs="Times New Roman"/>
          <w:color w:val="FF0000"/>
          <w:spacing w:val="6"/>
          <w:sz w:val="22"/>
          <w:szCs w:val="22"/>
          <w:lang w:eastAsia="en-GB"/>
        </w:rPr>
        <w:t xml:space="preserve">(2022). The benefits of data sharing and ensuring open sources of systematic review data. </w:t>
      </w:r>
      <w:r w:rsidRPr="00770658">
        <w:rPr>
          <w:rFonts w:ascii="Times New Roman" w:eastAsia="Times New Roman" w:hAnsi="Times New Roman" w:cs="Times New Roman"/>
          <w:i/>
          <w:iCs/>
          <w:color w:val="FF0000"/>
          <w:spacing w:val="6"/>
          <w:sz w:val="22"/>
          <w:szCs w:val="22"/>
          <w:lang w:eastAsia="en-GB"/>
        </w:rPr>
        <w:t>Journal of public</w:t>
      </w:r>
      <w:r w:rsidR="00770658">
        <w:rPr>
          <w:rFonts w:ascii="Times New Roman" w:eastAsia="Times New Roman" w:hAnsi="Times New Roman" w:cs="Times New Roman"/>
          <w:i/>
          <w:iCs/>
          <w:color w:val="FF0000"/>
          <w:spacing w:val="6"/>
          <w:sz w:val="22"/>
          <w:szCs w:val="22"/>
          <w:lang w:eastAsia="en-GB"/>
        </w:rPr>
        <w:t xml:space="preserve"> </w:t>
      </w:r>
      <w:r w:rsidRPr="00770658">
        <w:rPr>
          <w:rFonts w:ascii="Times New Roman" w:eastAsia="Times New Roman" w:hAnsi="Times New Roman" w:cs="Times New Roman"/>
          <w:i/>
          <w:iCs/>
          <w:color w:val="FF0000"/>
          <w:spacing w:val="6"/>
          <w:sz w:val="22"/>
          <w:szCs w:val="22"/>
          <w:lang w:eastAsia="en-GB"/>
        </w:rPr>
        <w:t>health</w:t>
      </w:r>
      <w:r w:rsidRPr="005D439C">
        <w:rPr>
          <w:rFonts w:ascii="Times New Roman" w:eastAsia="Times New Roman" w:hAnsi="Times New Roman" w:cs="Times New Roman"/>
          <w:color w:val="FF0000"/>
          <w:spacing w:val="6"/>
          <w:sz w:val="22"/>
          <w:szCs w:val="22"/>
          <w:lang w:eastAsia="en-GB"/>
        </w:rPr>
        <w:t xml:space="preserve"> (Oxford, England), 44(4), e582–e587.</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72" w:history="1">
        <w:r w:rsidRPr="005D439C">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w:t>
      </w:r>
      <w:hyperlink r:id="rId73" w:history="1">
        <w:r w:rsidRPr="00770658">
          <w:rPr>
            <w:rStyle w:val="Hyperlink"/>
            <w:rFonts w:ascii="Times New Roman" w:eastAsia="Times New Roman" w:hAnsi="Times New Roman" w:cs="Times New Roman"/>
            <w:b/>
            <w:bCs/>
            <w:spacing w:val="6"/>
            <w:sz w:val="22"/>
            <w:szCs w:val="22"/>
            <w:lang w:eastAsia="en-GB"/>
          </w:rPr>
          <w:t>PMID</w:t>
        </w:r>
      </w:hyperlink>
    </w:p>
    <w:p w14:paraId="35786EC0" w14:textId="4C59B077" w:rsidR="009C157E" w:rsidRDefault="00180078" w:rsidP="00A91511">
      <w:pPr>
        <w:spacing w:after="120" w:line="276" w:lineRule="auto"/>
        <w:jc w:val="both"/>
        <w:rPr>
          <w:rFonts w:ascii="Times New Roman" w:eastAsia="Times New Roman" w:hAnsi="Times New Roman" w:cs="Times New Roman"/>
          <w:b/>
          <w:bCs/>
          <w:color w:val="00B050"/>
          <w:spacing w:val="6"/>
          <w:sz w:val="22"/>
          <w:szCs w:val="22"/>
          <w:lang w:eastAsia="en-GB"/>
        </w:rPr>
      </w:pPr>
      <w:ins w:id="33" w:author="Dayu Liu (24188516)" w:date="2024-12-05T15:35:00Z" w16du:dateUtc="2024-12-05T07:35:00Z">
        <w:r>
          <w:rPr>
            <w:rFonts w:ascii="Times New Roman" w:eastAsia="Times New Roman" w:hAnsi="Times New Roman" w:cs="Times New Roman"/>
            <w:b/>
            <w:bCs/>
            <w:color w:val="00B050"/>
            <w:spacing w:val="6"/>
            <w:sz w:val="22"/>
            <w:szCs w:val="22"/>
            <w:lang w:eastAsia="en-GB"/>
          </w:rPr>
          <w:t>27</w:t>
        </w:r>
      </w:ins>
    </w:p>
    <w:p w14:paraId="14F48F56" w14:textId="53F144A0" w:rsidR="009C157E" w:rsidRDefault="009C157E" w:rsidP="009C157E">
      <w:pPr>
        <w:spacing w:after="120" w:line="276" w:lineRule="auto"/>
        <w:jc w:val="both"/>
        <w:rPr>
          <w:rFonts w:ascii="Times New Roman" w:eastAsia="Times New Roman" w:hAnsi="Times New Roman" w:cs="Times New Roman"/>
          <w:b/>
          <w:bCs/>
          <w:color w:val="00B050"/>
          <w:spacing w:val="6"/>
          <w:sz w:val="22"/>
          <w:szCs w:val="22"/>
          <w:lang w:eastAsia="en-GB"/>
        </w:rPr>
      </w:pPr>
      <w:r w:rsidRPr="00BD20C1">
        <w:rPr>
          <w:rFonts w:ascii="Times New Roman" w:eastAsia="Times New Roman" w:hAnsi="Times New Roman" w:cs="Times New Roman"/>
          <w:color w:val="333333"/>
          <w:spacing w:val="6"/>
          <w:sz w:val="22"/>
          <w:szCs w:val="22"/>
          <w:lang w:val="da-DK" w:eastAsia="en-GB"/>
        </w:rPr>
        <w:lastRenderedPageBreak/>
        <w:t xml:space="preserve">Sampson, D. M., et al. </w:t>
      </w:r>
      <w:r w:rsidRPr="009C157E">
        <w:rPr>
          <w:rFonts w:ascii="Times New Roman" w:eastAsia="Times New Roman" w:hAnsi="Times New Roman" w:cs="Times New Roman"/>
          <w:color w:val="333333"/>
          <w:spacing w:val="6"/>
          <w:sz w:val="22"/>
          <w:szCs w:val="22"/>
          <w:lang w:eastAsia="en-GB"/>
        </w:rPr>
        <w:t>(2022). Towards standardizing retinal optical coherence tomography angiography: a review. </w:t>
      </w:r>
      <w:r w:rsidRPr="009C157E">
        <w:rPr>
          <w:rFonts w:ascii="Times New Roman" w:eastAsia="Times New Roman" w:hAnsi="Times New Roman" w:cs="Times New Roman"/>
          <w:i/>
          <w:iCs/>
          <w:color w:val="333333"/>
          <w:spacing w:val="6"/>
          <w:sz w:val="22"/>
          <w:szCs w:val="22"/>
          <w:lang w:eastAsia="en-GB"/>
        </w:rPr>
        <w:t>Light, science &amp; applications</w:t>
      </w:r>
      <w:r w:rsidRPr="009C157E">
        <w:rPr>
          <w:rFonts w:ascii="Times New Roman" w:eastAsia="Times New Roman" w:hAnsi="Times New Roman" w:cs="Times New Roman"/>
          <w:color w:val="333333"/>
          <w:spacing w:val="6"/>
          <w:sz w:val="22"/>
          <w:szCs w:val="22"/>
          <w:lang w:eastAsia="en-GB"/>
        </w:rPr>
        <w:t>, </w:t>
      </w:r>
      <w:r w:rsidRPr="009C157E">
        <w:rPr>
          <w:rFonts w:ascii="Times New Roman" w:eastAsia="Times New Roman" w:hAnsi="Times New Roman" w:cs="Times New Roman"/>
          <w:i/>
          <w:iCs/>
          <w:color w:val="333333"/>
          <w:spacing w:val="6"/>
          <w:sz w:val="22"/>
          <w:szCs w:val="22"/>
          <w:lang w:eastAsia="en-GB"/>
        </w:rPr>
        <w:t>11</w:t>
      </w:r>
      <w:r w:rsidRPr="009C157E">
        <w:rPr>
          <w:rFonts w:ascii="Times New Roman" w:eastAsia="Times New Roman" w:hAnsi="Times New Roman" w:cs="Times New Roman"/>
          <w:color w:val="333333"/>
          <w:spacing w:val="6"/>
          <w:sz w:val="22"/>
          <w:szCs w:val="22"/>
          <w:lang w:eastAsia="en-GB"/>
        </w:rPr>
        <w:t xml:space="preserve">(1), 63.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Protocols | </w:t>
      </w:r>
      <w:hyperlink r:id="rId74" w:history="1">
        <w:r w:rsidRPr="009C157E">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75" w:history="1">
        <w:r w:rsidRPr="009C157E">
          <w:rPr>
            <w:rStyle w:val="Hyperlink"/>
            <w:rFonts w:ascii="Times New Roman" w:eastAsia="Times New Roman" w:hAnsi="Times New Roman" w:cs="Times New Roman"/>
            <w:b/>
            <w:bCs/>
            <w:spacing w:val="6"/>
            <w:sz w:val="22"/>
            <w:szCs w:val="22"/>
            <w:lang w:eastAsia="en-GB"/>
          </w:rPr>
          <w:t>PMID</w:t>
        </w:r>
      </w:hyperlink>
    </w:p>
    <w:p w14:paraId="41B60023" w14:textId="07B63FD2" w:rsidR="00D1643F" w:rsidRDefault="00180078" w:rsidP="00A91511">
      <w:pPr>
        <w:spacing w:after="120" w:line="276" w:lineRule="auto"/>
        <w:jc w:val="both"/>
        <w:rPr>
          <w:rFonts w:ascii="Times New Roman" w:eastAsia="Times New Roman" w:hAnsi="Times New Roman" w:cs="Times New Roman"/>
          <w:b/>
          <w:bCs/>
          <w:color w:val="333333"/>
          <w:spacing w:val="6"/>
          <w:sz w:val="22"/>
          <w:szCs w:val="22"/>
          <w:lang w:eastAsia="en-GB"/>
        </w:rPr>
      </w:pPr>
      <w:ins w:id="34" w:author="Dayu Liu (24188516)" w:date="2024-12-05T15:35:00Z" w16du:dateUtc="2024-12-05T07:35:00Z">
        <w:r>
          <w:rPr>
            <w:rFonts w:ascii="Times New Roman" w:eastAsia="Times New Roman" w:hAnsi="Times New Roman" w:cs="Times New Roman"/>
            <w:b/>
            <w:bCs/>
            <w:color w:val="333333"/>
            <w:spacing w:val="6"/>
            <w:sz w:val="22"/>
            <w:szCs w:val="22"/>
            <w:lang w:eastAsia="en-GB"/>
          </w:rPr>
          <w:t>26</w:t>
        </w:r>
      </w:ins>
    </w:p>
    <w:p w14:paraId="1F397B9A" w14:textId="361176A4" w:rsidR="00393E8D" w:rsidRPr="00157508" w:rsidRDefault="00393E8D" w:rsidP="00393E8D">
      <w:pPr>
        <w:spacing w:after="120" w:line="276" w:lineRule="auto"/>
        <w:jc w:val="both"/>
        <w:rPr>
          <w:rFonts w:ascii="Times New Roman" w:eastAsia="Times New Roman" w:hAnsi="Times New Roman" w:cs="Times New Roman"/>
          <w:color w:val="333333"/>
          <w:spacing w:val="6"/>
          <w:sz w:val="22"/>
          <w:szCs w:val="22"/>
          <w:lang w:eastAsia="en-GB"/>
        </w:rPr>
      </w:pPr>
      <w:r w:rsidRPr="00393E8D">
        <w:rPr>
          <w:rFonts w:ascii="Times New Roman" w:eastAsia="Times New Roman" w:hAnsi="Times New Roman" w:cs="Times New Roman"/>
          <w:color w:val="333333"/>
          <w:spacing w:val="6"/>
          <w:sz w:val="22"/>
          <w:szCs w:val="22"/>
          <w:lang w:eastAsia="en-GB"/>
        </w:rPr>
        <w:t xml:space="preserve">González-Gonzalo, C., </w:t>
      </w:r>
      <w:r>
        <w:rPr>
          <w:rFonts w:ascii="Times New Roman" w:eastAsia="Times New Roman" w:hAnsi="Times New Roman" w:cs="Times New Roman"/>
          <w:color w:val="333333"/>
          <w:spacing w:val="6"/>
          <w:sz w:val="22"/>
          <w:szCs w:val="22"/>
          <w:lang w:eastAsia="en-GB"/>
        </w:rPr>
        <w:t>et al.</w:t>
      </w:r>
      <w:r w:rsidRPr="00393E8D">
        <w:rPr>
          <w:rFonts w:ascii="Times New Roman" w:eastAsia="Times New Roman" w:hAnsi="Times New Roman" w:cs="Times New Roman"/>
          <w:color w:val="333333"/>
          <w:spacing w:val="6"/>
          <w:sz w:val="22"/>
          <w:szCs w:val="22"/>
          <w:lang w:eastAsia="en-GB"/>
        </w:rPr>
        <w:t xml:space="preserve"> (2022). </w:t>
      </w:r>
      <w:r w:rsidRPr="00943B66">
        <w:rPr>
          <w:rFonts w:ascii="Times New Roman" w:eastAsia="Times New Roman" w:hAnsi="Times New Roman" w:cs="Times New Roman"/>
          <w:color w:val="333333"/>
          <w:spacing w:val="6"/>
          <w:sz w:val="22"/>
          <w:szCs w:val="22"/>
          <w:lang w:eastAsia="en-GB"/>
        </w:rPr>
        <w:t>Trustworthy AI: Closing the gap between development and integration of AI systems in ophthalmic practice</w:t>
      </w:r>
      <w:r w:rsidRPr="00393E8D">
        <w:rPr>
          <w:rFonts w:ascii="Times New Roman" w:eastAsia="Times New Roman" w:hAnsi="Times New Roman" w:cs="Times New Roman"/>
          <w:color w:val="333333"/>
          <w:spacing w:val="6"/>
          <w:sz w:val="22"/>
          <w:szCs w:val="22"/>
          <w:lang w:eastAsia="en-GB"/>
        </w:rPr>
        <w:t xml:space="preserve">. Progress in retinal and eye research, 90, 101034.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w:t>
      </w:r>
      <w:hyperlink r:id="rId76" w:history="1">
        <w:r w:rsidRPr="00943B66">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 </w:t>
      </w:r>
      <w:hyperlink r:id="rId77" w:history="1">
        <w:r w:rsidRPr="00943B66">
          <w:rPr>
            <w:rStyle w:val="Hyperlink"/>
            <w:rFonts w:ascii="Times New Roman" w:eastAsia="Times New Roman" w:hAnsi="Times New Roman" w:cs="Times New Roman"/>
            <w:b/>
            <w:bCs/>
            <w:spacing w:val="6"/>
            <w:sz w:val="22"/>
            <w:szCs w:val="22"/>
            <w:lang w:eastAsia="en-GB"/>
          </w:rPr>
          <w:t>PMID</w:t>
        </w:r>
      </w:hyperlink>
      <w:r>
        <w:rPr>
          <w:rFonts w:ascii="Times New Roman" w:eastAsia="Times New Roman" w:hAnsi="Times New Roman" w:cs="Times New Roman"/>
          <w:b/>
          <w:bCs/>
          <w:color w:val="333333"/>
          <w:spacing w:val="6"/>
          <w:sz w:val="22"/>
          <w:szCs w:val="22"/>
          <w:lang w:eastAsia="en-GB"/>
        </w:rPr>
        <w:t xml:space="preserve"> </w:t>
      </w:r>
    </w:p>
    <w:p w14:paraId="28CD274D" w14:textId="0263025F" w:rsidR="004D29E0" w:rsidRDefault="00180078" w:rsidP="00393E8D">
      <w:pPr>
        <w:spacing w:after="120" w:line="276" w:lineRule="auto"/>
        <w:jc w:val="both"/>
        <w:rPr>
          <w:rFonts w:ascii="Times New Roman" w:eastAsia="Times New Roman" w:hAnsi="Times New Roman" w:cs="Times New Roman"/>
          <w:b/>
          <w:bCs/>
          <w:color w:val="333333"/>
          <w:spacing w:val="6"/>
          <w:sz w:val="22"/>
          <w:szCs w:val="22"/>
          <w:lang w:eastAsia="en-GB"/>
        </w:rPr>
      </w:pPr>
      <w:ins w:id="35" w:author="Dayu Liu (24188516)" w:date="2024-12-05T15:36:00Z" w16du:dateUtc="2024-12-05T07:36:00Z">
        <w:r>
          <w:rPr>
            <w:rFonts w:ascii="Times New Roman" w:eastAsia="Times New Roman" w:hAnsi="Times New Roman" w:cs="Times New Roman"/>
            <w:b/>
            <w:bCs/>
            <w:color w:val="333333"/>
            <w:spacing w:val="6"/>
            <w:sz w:val="22"/>
            <w:szCs w:val="22"/>
            <w:lang w:eastAsia="en-GB"/>
          </w:rPr>
          <w:t>25</w:t>
        </w:r>
      </w:ins>
    </w:p>
    <w:p w14:paraId="11629100" w14:textId="5701341D" w:rsidR="0005158B" w:rsidRDefault="0005158B" w:rsidP="0005158B">
      <w:pPr>
        <w:spacing w:after="120" w:line="276" w:lineRule="auto"/>
        <w:jc w:val="both"/>
        <w:rPr>
          <w:rStyle w:val="Hyperlink"/>
          <w:rFonts w:ascii="Times New Roman" w:eastAsia="Times New Roman" w:hAnsi="Times New Roman" w:cs="Times New Roman"/>
          <w:b/>
          <w:bCs/>
          <w:spacing w:val="6"/>
          <w:sz w:val="22"/>
          <w:szCs w:val="22"/>
          <w:lang w:eastAsia="en-GB"/>
        </w:rPr>
      </w:pPr>
      <w:r w:rsidRPr="0005158B">
        <w:rPr>
          <w:rFonts w:ascii="Times New Roman" w:eastAsia="Times New Roman" w:hAnsi="Times New Roman" w:cs="Times New Roman"/>
          <w:color w:val="333333"/>
          <w:spacing w:val="6"/>
          <w:sz w:val="22"/>
          <w:szCs w:val="22"/>
          <w:lang w:eastAsia="en-GB"/>
        </w:rPr>
        <w:t xml:space="preserve">Yang, Y., </w:t>
      </w:r>
      <w:r>
        <w:rPr>
          <w:rFonts w:ascii="Times New Roman" w:eastAsia="Times New Roman" w:hAnsi="Times New Roman" w:cs="Times New Roman"/>
          <w:color w:val="333333"/>
          <w:spacing w:val="6"/>
          <w:sz w:val="22"/>
          <w:szCs w:val="22"/>
          <w:lang w:eastAsia="en-GB"/>
        </w:rPr>
        <w:t>et al</w:t>
      </w:r>
      <w:r w:rsidRPr="0005158B">
        <w:rPr>
          <w:rFonts w:ascii="Times New Roman" w:eastAsia="Times New Roman" w:hAnsi="Times New Roman" w:cs="Times New Roman"/>
          <w:color w:val="333333"/>
          <w:spacing w:val="6"/>
          <w:sz w:val="22"/>
          <w:szCs w:val="22"/>
          <w:lang w:eastAsia="en-GB"/>
        </w:rPr>
        <w:t xml:space="preserve">. (2022). Performance of the </w:t>
      </w:r>
      <w:proofErr w:type="spellStart"/>
      <w:r w:rsidRPr="0005158B">
        <w:rPr>
          <w:rFonts w:ascii="Times New Roman" w:eastAsia="Times New Roman" w:hAnsi="Times New Roman" w:cs="Times New Roman"/>
          <w:color w:val="333333"/>
          <w:spacing w:val="6"/>
          <w:sz w:val="22"/>
          <w:szCs w:val="22"/>
          <w:lang w:eastAsia="en-GB"/>
        </w:rPr>
        <w:t>AIDRScreening</w:t>
      </w:r>
      <w:proofErr w:type="spellEnd"/>
      <w:r w:rsidRPr="0005158B">
        <w:rPr>
          <w:rFonts w:ascii="Times New Roman" w:eastAsia="Times New Roman" w:hAnsi="Times New Roman" w:cs="Times New Roman"/>
          <w:color w:val="333333"/>
          <w:spacing w:val="6"/>
          <w:sz w:val="22"/>
          <w:szCs w:val="22"/>
          <w:lang w:eastAsia="en-GB"/>
        </w:rPr>
        <w:t xml:space="preserve"> system in detecting diabetic retinopathy in the fundus photographs of Chinese patients: a prospective, </w:t>
      </w:r>
      <w:proofErr w:type="spellStart"/>
      <w:r w:rsidRPr="0005158B">
        <w:rPr>
          <w:rFonts w:ascii="Times New Roman" w:eastAsia="Times New Roman" w:hAnsi="Times New Roman" w:cs="Times New Roman"/>
          <w:color w:val="333333"/>
          <w:spacing w:val="6"/>
          <w:sz w:val="22"/>
          <w:szCs w:val="22"/>
          <w:lang w:eastAsia="en-GB"/>
        </w:rPr>
        <w:t>multicenter</w:t>
      </w:r>
      <w:proofErr w:type="spellEnd"/>
      <w:r w:rsidRPr="0005158B">
        <w:rPr>
          <w:rFonts w:ascii="Times New Roman" w:eastAsia="Times New Roman" w:hAnsi="Times New Roman" w:cs="Times New Roman"/>
          <w:color w:val="333333"/>
          <w:spacing w:val="6"/>
          <w:sz w:val="22"/>
          <w:szCs w:val="22"/>
          <w:lang w:eastAsia="en-GB"/>
        </w:rPr>
        <w:t>, clinical study. </w:t>
      </w:r>
      <w:r w:rsidRPr="0005158B">
        <w:rPr>
          <w:rFonts w:ascii="Times New Roman" w:eastAsia="Times New Roman" w:hAnsi="Times New Roman" w:cs="Times New Roman"/>
          <w:i/>
          <w:iCs/>
          <w:color w:val="333333"/>
          <w:spacing w:val="6"/>
          <w:sz w:val="22"/>
          <w:szCs w:val="22"/>
          <w:lang w:eastAsia="en-GB"/>
        </w:rPr>
        <w:t>Annals of translational medicine</w:t>
      </w:r>
      <w:r w:rsidRPr="0005158B">
        <w:rPr>
          <w:rFonts w:ascii="Times New Roman" w:eastAsia="Times New Roman" w:hAnsi="Times New Roman" w:cs="Times New Roman"/>
          <w:color w:val="333333"/>
          <w:spacing w:val="6"/>
          <w:sz w:val="22"/>
          <w:szCs w:val="22"/>
          <w:lang w:eastAsia="en-GB"/>
        </w:rPr>
        <w:t>, </w:t>
      </w:r>
      <w:r w:rsidRPr="0005158B">
        <w:rPr>
          <w:rFonts w:ascii="Times New Roman" w:eastAsia="Times New Roman" w:hAnsi="Times New Roman" w:cs="Times New Roman"/>
          <w:i/>
          <w:iCs/>
          <w:color w:val="333333"/>
          <w:spacing w:val="6"/>
          <w:sz w:val="22"/>
          <w:szCs w:val="22"/>
          <w:lang w:eastAsia="en-GB"/>
        </w:rPr>
        <w:t>10</w:t>
      </w:r>
      <w:r w:rsidRPr="0005158B">
        <w:rPr>
          <w:rFonts w:ascii="Times New Roman" w:eastAsia="Times New Roman" w:hAnsi="Times New Roman" w:cs="Times New Roman"/>
          <w:color w:val="333333"/>
          <w:spacing w:val="6"/>
          <w:sz w:val="22"/>
          <w:szCs w:val="22"/>
          <w:lang w:eastAsia="en-GB"/>
        </w:rPr>
        <w:t xml:space="preserve">(20), 1088.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78" w:history="1">
        <w:r w:rsidRPr="0005158B">
          <w:rPr>
            <w:rStyle w:val="Hyperlink"/>
            <w:rFonts w:ascii="Times New Roman" w:eastAsia="Times New Roman" w:hAnsi="Times New Roman" w:cs="Times New Roman"/>
            <w:b/>
            <w:bCs/>
            <w:spacing w:val="6"/>
            <w:sz w:val="22"/>
            <w:szCs w:val="22"/>
            <w:lang w:eastAsia="en-GB"/>
          </w:rPr>
          <w:t>DO</w:t>
        </w:r>
        <w:r w:rsidRPr="0005158B">
          <w:rPr>
            <w:rStyle w:val="Hyperlink"/>
            <w:rFonts w:ascii="Times New Roman" w:eastAsia="Times New Roman" w:hAnsi="Times New Roman" w:cs="Times New Roman"/>
            <w:b/>
            <w:bCs/>
            <w:spacing w:val="6"/>
            <w:sz w:val="22"/>
            <w:szCs w:val="22"/>
            <w:lang w:eastAsia="en-GB"/>
          </w:rPr>
          <w:t>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79" w:history="1">
        <w:r w:rsidRPr="0005158B">
          <w:rPr>
            <w:rStyle w:val="Hyperlink"/>
            <w:rFonts w:ascii="Times New Roman" w:eastAsia="Times New Roman" w:hAnsi="Times New Roman" w:cs="Times New Roman"/>
            <w:b/>
            <w:bCs/>
            <w:spacing w:val="6"/>
            <w:sz w:val="22"/>
            <w:szCs w:val="22"/>
            <w:lang w:eastAsia="en-GB"/>
          </w:rPr>
          <w:t>PMID</w:t>
        </w:r>
      </w:hyperlink>
    </w:p>
    <w:p w14:paraId="72BA47DB" w14:textId="24DE367A" w:rsidR="0091712A" w:rsidRDefault="00180078" w:rsidP="0005158B">
      <w:pPr>
        <w:spacing w:after="120" w:line="276" w:lineRule="auto"/>
        <w:jc w:val="both"/>
        <w:rPr>
          <w:rStyle w:val="Hyperlink"/>
          <w:rFonts w:ascii="Times New Roman" w:eastAsia="Times New Roman" w:hAnsi="Times New Roman" w:cs="Times New Roman"/>
          <w:b/>
          <w:bCs/>
          <w:spacing w:val="6"/>
          <w:sz w:val="22"/>
          <w:szCs w:val="22"/>
          <w:lang w:eastAsia="en-GB"/>
        </w:rPr>
      </w:pPr>
      <w:ins w:id="36" w:author="Dayu Liu (24188516)" w:date="2024-12-05T15:36:00Z" w16du:dateUtc="2024-12-05T07:36:00Z">
        <w:r>
          <w:rPr>
            <w:rStyle w:val="Hyperlink"/>
            <w:rFonts w:ascii="Times New Roman" w:eastAsia="Times New Roman" w:hAnsi="Times New Roman" w:cs="Times New Roman"/>
            <w:b/>
            <w:bCs/>
            <w:spacing w:val="6"/>
            <w:sz w:val="22"/>
            <w:szCs w:val="22"/>
            <w:lang w:eastAsia="en-GB"/>
          </w:rPr>
          <w:t>24</w:t>
        </w:r>
      </w:ins>
    </w:p>
    <w:p w14:paraId="4B13BD77" w14:textId="55C86F3D" w:rsidR="003A1EC2" w:rsidRDefault="003A1EC2" w:rsidP="003A1EC2">
      <w:pPr>
        <w:spacing w:after="120" w:line="276" w:lineRule="auto"/>
        <w:jc w:val="both"/>
        <w:rPr>
          <w:rStyle w:val="Hyperlink"/>
          <w:rFonts w:ascii="Times New Roman" w:eastAsia="Times New Roman" w:hAnsi="Times New Roman" w:cs="Times New Roman"/>
          <w:b/>
          <w:bCs/>
          <w:spacing w:val="6"/>
          <w:sz w:val="22"/>
          <w:szCs w:val="22"/>
          <w:lang w:eastAsia="en-GB"/>
        </w:rPr>
      </w:pPr>
      <w:r w:rsidRPr="003A1EC2">
        <w:rPr>
          <w:rStyle w:val="Hyperlink"/>
          <w:rFonts w:ascii="Times New Roman" w:eastAsia="Times New Roman" w:hAnsi="Times New Roman" w:cs="Times New Roman"/>
          <w:color w:val="FF0000"/>
          <w:spacing w:val="6"/>
          <w:sz w:val="22"/>
          <w:szCs w:val="22"/>
          <w:u w:val="none"/>
          <w:lang w:eastAsia="en-GB"/>
        </w:rPr>
        <w:t xml:space="preserve">Muñoz-Tamayo, </w:t>
      </w:r>
      <w:r>
        <w:rPr>
          <w:rStyle w:val="Hyperlink"/>
          <w:rFonts w:ascii="Times New Roman" w:eastAsia="Times New Roman" w:hAnsi="Times New Roman" w:cs="Times New Roman"/>
          <w:color w:val="FF0000"/>
          <w:spacing w:val="6"/>
          <w:sz w:val="22"/>
          <w:szCs w:val="22"/>
          <w:u w:val="none"/>
          <w:lang w:eastAsia="en-GB"/>
        </w:rPr>
        <w:t>et al</w:t>
      </w:r>
      <w:r w:rsidRPr="003A1EC2">
        <w:rPr>
          <w:rStyle w:val="Hyperlink"/>
          <w:rFonts w:ascii="Times New Roman" w:eastAsia="Times New Roman" w:hAnsi="Times New Roman" w:cs="Times New Roman"/>
          <w:color w:val="FF0000"/>
          <w:spacing w:val="6"/>
          <w:sz w:val="22"/>
          <w:szCs w:val="22"/>
          <w:u w:val="none"/>
          <w:lang w:eastAsia="en-GB"/>
        </w:rPr>
        <w:t>. (2022). Seven steps to enhance Open Science practices in animal science. PNAS nexus, 1(3), pgac106.</w:t>
      </w:r>
      <w:r>
        <w:rPr>
          <w:rStyle w:val="Hyperlink"/>
          <w:rFonts w:ascii="Times New Roman" w:eastAsia="Times New Roman" w:hAnsi="Times New Roman" w:cs="Times New Roman"/>
          <w:color w:val="FF0000"/>
          <w:spacing w:val="6"/>
          <w:sz w:val="22"/>
          <w:szCs w:val="22"/>
          <w:u w:val="none"/>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r w:rsidRPr="00180078">
        <w:rPr>
          <w:highlight w:val="yellow"/>
          <w:rPrChange w:id="37" w:author="Dayu Liu (24188516)" w:date="2024-12-05T15:38:00Z" w16du:dateUtc="2024-12-05T07:38:00Z">
            <w:rPr/>
          </w:rPrChange>
        </w:rPr>
        <w:fldChar w:fldCharType="begin"/>
      </w:r>
      <w:r w:rsidRPr="00180078">
        <w:rPr>
          <w:highlight w:val="yellow"/>
          <w:rPrChange w:id="38" w:author="Dayu Liu (24188516)" w:date="2024-12-05T15:38:00Z" w16du:dateUtc="2024-12-05T07:38:00Z">
            <w:rPr/>
          </w:rPrChange>
        </w:rPr>
        <w:instrText>HYPERLINK "Open%20science%20general%20resources"</w:instrText>
      </w:r>
      <w:r w:rsidRPr="00180078">
        <w:rPr>
          <w:highlight w:val="yellow"/>
          <w:rPrChange w:id="39" w:author="Dayu Liu (24188516)" w:date="2024-12-05T15:38:00Z" w16du:dateUtc="2024-12-05T07:38:00Z">
            <w:rPr/>
          </w:rPrChange>
        </w:rPr>
      </w:r>
      <w:r w:rsidRPr="00180078">
        <w:rPr>
          <w:highlight w:val="yellow"/>
          <w:rPrChange w:id="40" w:author="Dayu Liu (24188516)" w:date="2024-12-05T15:38:00Z" w16du:dateUtc="2024-12-05T07:38:00Z">
            <w:rPr/>
          </w:rPrChange>
        </w:rPr>
        <w:fldChar w:fldCharType="separate"/>
      </w:r>
      <w:r w:rsidRPr="00180078">
        <w:rPr>
          <w:rStyle w:val="Hyperlink"/>
          <w:rFonts w:ascii="Times New Roman" w:eastAsia="Times New Roman" w:hAnsi="Times New Roman" w:cs="Times New Roman"/>
          <w:b/>
          <w:bCs/>
          <w:spacing w:val="6"/>
          <w:sz w:val="22"/>
          <w:szCs w:val="22"/>
          <w:highlight w:val="yellow"/>
          <w:lang w:eastAsia="en-GB"/>
          <w:rPrChange w:id="41" w:author="Dayu Liu (24188516)" w:date="2024-12-05T15:38:00Z" w16du:dateUtc="2024-12-05T07:38:00Z">
            <w:rPr>
              <w:rStyle w:val="Hyperlink"/>
              <w:rFonts w:ascii="Times New Roman" w:eastAsia="Times New Roman" w:hAnsi="Times New Roman" w:cs="Times New Roman"/>
              <w:b/>
              <w:bCs/>
              <w:spacing w:val="6"/>
              <w:sz w:val="22"/>
              <w:szCs w:val="22"/>
              <w:lang w:eastAsia="en-GB"/>
            </w:rPr>
          </w:rPrChange>
        </w:rPr>
        <w:t>D</w:t>
      </w:r>
      <w:r w:rsidRPr="00180078">
        <w:rPr>
          <w:rStyle w:val="Hyperlink"/>
          <w:rFonts w:ascii="Times New Roman" w:eastAsia="Times New Roman" w:hAnsi="Times New Roman" w:cs="Times New Roman"/>
          <w:b/>
          <w:bCs/>
          <w:spacing w:val="6"/>
          <w:sz w:val="22"/>
          <w:szCs w:val="22"/>
          <w:highlight w:val="yellow"/>
          <w:lang w:eastAsia="en-GB"/>
          <w:rPrChange w:id="42" w:author="Dayu Liu (24188516)" w:date="2024-12-05T15:38:00Z" w16du:dateUtc="2024-12-05T07:38:00Z">
            <w:rPr>
              <w:rStyle w:val="Hyperlink"/>
              <w:rFonts w:ascii="Times New Roman" w:eastAsia="Times New Roman" w:hAnsi="Times New Roman" w:cs="Times New Roman"/>
              <w:b/>
              <w:bCs/>
              <w:spacing w:val="6"/>
              <w:sz w:val="22"/>
              <w:szCs w:val="22"/>
              <w:lang w:eastAsia="en-GB"/>
            </w:rPr>
          </w:rPrChange>
        </w:rPr>
        <w:t>O</w:t>
      </w:r>
      <w:r w:rsidRPr="00180078">
        <w:rPr>
          <w:rStyle w:val="Hyperlink"/>
          <w:rFonts w:ascii="Times New Roman" w:eastAsia="Times New Roman" w:hAnsi="Times New Roman" w:cs="Times New Roman"/>
          <w:b/>
          <w:bCs/>
          <w:spacing w:val="6"/>
          <w:sz w:val="22"/>
          <w:szCs w:val="22"/>
          <w:highlight w:val="yellow"/>
          <w:lang w:eastAsia="en-GB"/>
          <w:rPrChange w:id="43" w:author="Dayu Liu (24188516)" w:date="2024-12-05T15:38:00Z" w16du:dateUtc="2024-12-05T07:38:00Z">
            <w:rPr>
              <w:rStyle w:val="Hyperlink"/>
              <w:rFonts w:ascii="Times New Roman" w:eastAsia="Times New Roman" w:hAnsi="Times New Roman" w:cs="Times New Roman"/>
              <w:b/>
              <w:bCs/>
              <w:spacing w:val="6"/>
              <w:sz w:val="22"/>
              <w:szCs w:val="22"/>
              <w:lang w:eastAsia="en-GB"/>
            </w:rPr>
          </w:rPrChange>
        </w:rPr>
        <w:t>I</w:t>
      </w:r>
      <w:r w:rsidRPr="00180078">
        <w:rPr>
          <w:rStyle w:val="Hyperlink"/>
          <w:rFonts w:ascii="Times New Roman" w:eastAsia="Times New Roman" w:hAnsi="Times New Roman" w:cs="Times New Roman"/>
          <w:b/>
          <w:bCs/>
          <w:spacing w:val="6"/>
          <w:sz w:val="22"/>
          <w:szCs w:val="22"/>
          <w:highlight w:val="yellow"/>
          <w:lang w:eastAsia="en-GB"/>
          <w:rPrChange w:id="44" w:author="Dayu Liu (24188516)" w:date="2024-12-05T15:38:00Z" w16du:dateUtc="2024-12-05T07:38:00Z">
            <w:rPr>
              <w:rStyle w:val="Hyperlink"/>
              <w:rFonts w:ascii="Times New Roman" w:eastAsia="Times New Roman" w:hAnsi="Times New Roman" w:cs="Times New Roman"/>
              <w:b/>
              <w:bCs/>
              <w:spacing w:val="6"/>
              <w:sz w:val="22"/>
              <w:szCs w:val="22"/>
              <w:lang w:eastAsia="en-GB"/>
            </w:rPr>
          </w:rPrChange>
        </w:rPr>
        <w:fldChar w:fldCharType="end"/>
      </w:r>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80" w:history="1">
        <w:r w:rsidRPr="003A1EC2">
          <w:rPr>
            <w:rStyle w:val="Hyperlink"/>
            <w:rFonts w:ascii="Times New Roman" w:eastAsia="Times New Roman" w:hAnsi="Times New Roman" w:cs="Times New Roman"/>
            <w:b/>
            <w:bCs/>
            <w:spacing w:val="6"/>
            <w:sz w:val="22"/>
            <w:szCs w:val="22"/>
            <w:lang w:eastAsia="en-GB"/>
          </w:rPr>
          <w:t>PMID</w:t>
        </w:r>
      </w:hyperlink>
    </w:p>
    <w:p w14:paraId="60BEA038" w14:textId="514D3A83" w:rsidR="003A1EC2" w:rsidRDefault="003A1EC2" w:rsidP="0005158B">
      <w:pPr>
        <w:spacing w:after="120" w:line="276" w:lineRule="auto"/>
        <w:jc w:val="both"/>
        <w:rPr>
          <w:ins w:id="45" w:author="Dayu Liu (24188516)" w:date="2024-12-05T15:40:00Z" w16du:dateUtc="2024-12-05T07:40:00Z"/>
          <w:rStyle w:val="Hyperlink"/>
          <w:rFonts w:ascii="Times New Roman" w:eastAsia="Times New Roman" w:hAnsi="Times New Roman" w:cs="Times New Roman"/>
          <w:b/>
          <w:bCs/>
          <w:spacing w:val="6"/>
          <w:sz w:val="22"/>
          <w:szCs w:val="22"/>
          <w:lang w:eastAsia="en-GB"/>
        </w:rPr>
      </w:pPr>
    </w:p>
    <w:p w14:paraId="0FE06608" w14:textId="229B702E" w:rsidR="00180078" w:rsidRDefault="00180078" w:rsidP="0005158B">
      <w:pPr>
        <w:spacing w:after="120" w:line="276" w:lineRule="auto"/>
        <w:jc w:val="both"/>
        <w:rPr>
          <w:rStyle w:val="Hyperlink"/>
          <w:rFonts w:ascii="Times New Roman" w:eastAsia="Times New Roman" w:hAnsi="Times New Roman" w:cs="Times New Roman"/>
          <w:b/>
          <w:bCs/>
          <w:spacing w:val="6"/>
          <w:sz w:val="22"/>
          <w:szCs w:val="22"/>
          <w:lang w:eastAsia="en-GB"/>
        </w:rPr>
      </w:pPr>
      <w:ins w:id="46" w:author="Dayu Liu (24188516)" w:date="2024-12-05T15:40:00Z" w16du:dateUtc="2024-12-05T07:40:00Z">
        <w:r>
          <w:rPr>
            <w:rStyle w:val="Hyperlink"/>
            <w:rFonts w:ascii="Times New Roman" w:eastAsia="Times New Roman" w:hAnsi="Times New Roman" w:cs="Times New Roman"/>
            <w:b/>
            <w:bCs/>
            <w:spacing w:val="6"/>
            <w:sz w:val="22"/>
            <w:szCs w:val="22"/>
            <w:lang w:eastAsia="en-GB"/>
          </w:rPr>
          <w:t>30</w:t>
        </w:r>
      </w:ins>
    </w:p>
    <w:p w14:paraId="57F83F40" w14:textId="6455F957" w:rsidR="0091712A" w:rsidRDefault="0091712A" w:rsidP="0005158B">
      <w:pPr>
        <w:spacing w:after="120" w:line="276" w:lineRule="auto"/>
        <w:jc w:val="both"/>
        <w:rPr>
          <w:rFonts w:ascii="Times New Roman" w:eastAsia="Times New Roman" w:hAnsi="Times New Roman" w:cs="Times New Roman"/>
          <w:b/>
          <w:bCs/>
          <w:spacing w:val="6"/>
          <w:sz w:val="22"/>
          <w:szCs w:val="22"/>
          <w:lang w:eastAsia="en-GB"/>
        </w:rPr>
      </w:pPr>
      <w:r w:rsidRPr="0091712A">
        <w:rPr>
          <w:rFonts w:ascii="Times New Roman" w:eastAsia="Times New Roman" w:hAnsi="Times New Roman" w:cs="Times New Roman"/>
          <w:color w:val="FF0000"/>
          <w:spacing w:val="6"/>
          <w:sz w:val="22"/>
          <w:szCs w:val="22"/>
          <w:lang w:eastAsia="en-GB"/>
        </w:rPr>
        <w:t xml:space="preserve">Khan, S. M., </w:t>
      </w:r>
      <w:r>
        <w:rPr>
          <w:rFonts w:ascii="Times New Roman" w:eastAsia="Times New Roman" w:hAnsi="Times New Roman" w:cs="Times New Roman"/>
          <w:color w:val="FF0000"/>
          <w:spacing w:val="6"/>
          <w:sz w:val="22"/>
          <w:szCs w:val="22"/>
          <w:lang w:eastAsia="en-GB"/>
        </w:rPr>
        <w:t>et al</w:t>
      </w:r>
      <w:r w:rsidRPr="0091712A">
        <w:rPr>
          <w:rFonts w:ascii="Times New Roman" w:eastAsia="Times New Roman" w:hAnsi="Times New Roman" w:cs="Times New Roman"/>
          <w:color w:val="FF0000"/>
          <w:spacing w:val="6"/>
          <w:sz w:val="22"/>
          <w:szCs w:val="22"/>
          <w:lang w:eastAsia="en-GB"/>
        </w:rPr>
        <w:t>. (2021). A global review of publicly available datasets for ophthalmological imaging: barriers to access, usability, and generalisability. The Lancet. Digital health, 3(1), e51–e66.</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w:t>
      </w:r>
      <w:r w:rsidRPr="0091712A">
        <w:rPr>
          <w:rFonts w:ascii="Times New Roman" w:eastAsia="Times New Roman" w:hAnsi="Times New Roman" w:cs="Times New Roman"/>
          <w:b/>
          <w:bCs/>
          <w:color w:val="333333"/>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Review and roadmaps |</w:t>
      </w:r>
      <w:hyperlink r:id="rId81" w:history="1">
        <w:r w:rsidRPr="0091712A">
          <w:rPr>
            <w:rStyle w:val="Hyperlink"/>
            <w:rFonts w:ascii="Times New Roman" w:eastAsia="Times New Roman" w:hAnsi="Times New Roman" w:cs="Times New Roman"/>
            <w:b/>
            <w:bCs/>
            <w:spacing w:val="6"/>
            <w:sz w:val="22"/>
            <w:szCs w:val="22"/>
            <w:lang w:eastAsia="en-GB"/>
          </w:rPr>
          <w:t>DOI</w:t>
        </w:r>
      </w:hyperlink>
      <w:r>
        <w:rPr>
          <w:rFonts w:ascii="Times New Roman" w:eastAsia="Times New Roman" w:hAnsi="Times New Roman" w:cs="Times New Roman"/>
          <w:b/>
          <w:bCs/>
          <w:color w:val="333333"/>
          <w:spacing w:val="6"/>
          <w:sz w:val="22"/>
          <w:szCs w:val="22"/>
          <w:lang w:eastAsia="en-GB"/>
        </w:rPr>
        <w:t xml:space="preserve"> | </w:t>
      </w:r>
      <w:hyperlink r:id="rId82" w:history="1">
        <w:r w:rsidRPr="0091712A">
          <w:rPr>
            <w:rStyle w:val="Hyperlink"/>
            <w:rFonts w:ascii="Times New Roman" w:eastAsia="Times New Roman" w:hAnsi="Times New Roman" w:cs="Times New Roman"/>
            <w:b/>
            <w:bCs/>
            <w:spacing w:val="6"/>
            <w:sz w:val="22"/>
            <w:szCs w:val="22"/>
            <w:lang w:eastAsia="en-GB"/>
          </w:rPr>
          <w:t>PMID</w:t>
        </w:r>
      </w:hyperlink>
    </w:p>
    <w:p w14:paraId="5D2D4B18" w14:textId="26CF0282" w:rsidR="00B16AED" w:rsidRDefault="001E2226" w:rsidP="0005158B">
      <w:pPr>
        <w:spacing w:after="120" w:line="276" w:lineRule="auto"/>
        <w:jc w:val="both"/>
        <w:rPr>
          <w:rFonts w:ascii="Times New Roman" w:eastAsia="Times New Roman" w:hAnsi="Times New Roman" w:cs="Times New Roman"/>
          <w:b/>
          <w:bCs/>
          <w:spacing w:val="6"/>
          <w:sz w:val="22"/>
          <w:szCs w:val="22"/>
          <w:lang w:eastAsia="en-GB"/>
        </w:rPr>
      </w:pPr>
      <w:ins w:id="47" w:author="Dayu Liu (24188516)" w:date="2024-12-05T15:41:00Z" w16du:dateUtc="2024-12-05T07:41:00Z">
        <w:r>
          <w:rPr>
            <w:rFonts w:ascii="Times New Roman" w:eastAsia="Times New Roman" w:hAnsi="Times New Roman" w:cs="Times New Roman"/>
            <w:b/>
            <w:bCs/>
            <w:spacing w:val="6"/>
            <w:sz w:val="22"/>
            <w:szCs w:val="22"/>
            <w:lang w:eastAsia="en-GB"/>
          </w:rPr>
          <w:t>29</w:t>
        </w:r>
      </w:ins>
    </w:p>
    <w:p w14:paraId="06F3A310" w14:textId="5363F7D6" w:rsidR="00B16AED" w:rsidRDefault="00B16AED" w:rsidP="00B16AED">
      <w:pPr>
        <w:spacing w:after="120" w:line="276" w:lineRule="auto"/>
        <w:jc w:val="both"/>
        <w:rPr>
          <w:rFonts w:ascii="Times New Roman" w:eastAsia="Times New Roman" w:hAnsi="Times New Roman" w:cs="Times New Roman"/>
          <w:b/>
          <w:bCs/>
          <w:spacing w:val="6"/>
          <w:sz w:val="22"/>
          <w:szCs w:val="22"/>
          <w:lang w:eastAsia="en-GB"/>
        </w:rPr>
      </w:pPr>
      <w:r w:rsidRPr="00B16AED">
        <w:rPr>
          <w:rFonts w:ascii="Times New Roman" w:eastAsia="Times New Roman" w:hAnsi="Times New Roman" w:cs="Times New Roman"/>
          <w:color w:val="FF0000"/>
          <w:spacing w:val="6"/>
          <w:sz w:val="22"/>
          <w:szCs w:val="22"/>
          <w:lang w:eastAsia="en-GB"/>
        </w:rPr>
        <w:t>Weissgerber T. L. (2021). Training early career researchers to use meta-research to improve science: A participant-guided "learn by doing" approach. </w:t>
      </w:r>
      <w:proofErr w:type="spellStart"/>
      <w:r w:rsidRPr="00B16AED">
        <w:rPr>
          <w:rFonts w:ascii="Times New Roman" w:eastAsia="Times New Roman" w:hAnsi="Times New Roman" w:cs="Times New Roman"/>
          <w:i/>
          <w:iCs/>
          <w:color w:val="FF0000"/>
          <w:spacing w:val="6"/>
          <w:sz w:val="22"/>
          <w:szCs w:val="22"/>
          <w:lang w:eastAsia="en-GB"/>
        </w:rPr>
        <w:t>PLoS</w:t>
      </w:r>
      <w:proofErr w:type="spellEnd"/>
      <w:r w:rsidRPr="00B16AED">
        <w:rPr>
          <w:rFonts w:ascii="Times New Roman" w:eastAsia="Times New Roman" w:hAnsi="Times New Roman" w:cs="Times New Roman"/>
          <w:i/>
          <w:iCs/>
          <w:color w:val="FF0000"/>
          <w:spacing w:val="6"/>
          <w:sz w:val="22"/>
          <w:szCs w:val="22"/>
          <w:lang w:eastAsia="en-GB"/>
        </w:rPr>
        <w:t xml:space="preserve"> biology</w:t>
      </w:r>
      <w:r w:rsidRPr="00B16AED">
        <w:rPr>
          <w:rFonts w:ascii="Times New Roman" w:eastAsia="Times New Roman" w:hAnsi="Times New Roman" w:cs="Times New Roman"/>
          <w:color w:val="FF0000"/>
          <w:spacing w:val="6"/>
          <w:sz w:val="22"/>
          <w:szCs w:val="22"/>
          <w:lang w:eastAsia="en-GB"/>
        </w:rPr>
        <w:t>, </w:t>
      </w:r>
      <w:r w:rsidRPr="00B16AED">
        <w:rPr>
          <w:rFonts w:ascii="Times New Roman" w:eastAsia="Times New Roman" w:hAnsi="Times New Roman" w:cs="Times New Roman"/>
          <w:i/>
          <w:iCs/>
          <w:color w:val="FF0000"/>
          <w:spacing w:val="6"/>
          <w:sz w:val="22"/>
          <w:szCs w:val="22"/>
          <w:lang w:eastAsia="en-GB"/>
        </w:rPr>
        <w:t>19</w:t>
      </w:r>
      <w:r w:rsidRPr="00B16AED">
        <w:rPr>
          <w:rFonts w:ascii="Times New Roman" w:eastAsia="Times New Roman" w:hAnsi="Times New Roman" w:cs="Times New Roman"/>
          <w:color w:val="FF0000"/>
          <w:spacing w:val="6"/>
          <w:sz w:val="22"/>
          <w:szCs w:val="22"/>
          <w:lang w:eastAsia="en-GB"/>
        </w:rPr>
        <w:t>(2), e3001073.</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83" w:history="1">
        <w:r w:rsidRPr="00B16AED">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84" w:history="1">
        <w:r w:rsidRPr="00B16AED">
          <w:rPr>
            <w:rStyle w:val="Hyperlink"/>
            <w:rFonts w:ascii="Times New Roman" w:eastAsia="Times New Roman" w:hAnsi="Times New Roman" w:cs="Times New Roman"/>
            <w:b/>
            <w:bCs/>
            <w:spacing w:val="6"/>
            <w:sz w:val="22"/>
            <w:szCs w:val="22"/>
            <w:lang w:eastAsia="en-GB"/>
          </w:rPr>
          <w:t>PMID</w:t>
        </w:r>
      </w:hyperlink>
    </w:p>
    <w:p w14:paraId="22A50908" w14:textId="0953CAA9" w:rsidR="005D32BA" w:rsidRDefault="001E2226" w:rsidP="00B16AED">
      <w:pPr>
        <w:spacing w:after="120" w:line="276" w:lineRule="auto"/>
        <w:jc w:val="both"/>
        <w:rPr>
          <w:rFonts w:ascii="Times New Roman" w:eastAsia="Times New Roman" w:hAnsi="Times New Roman" w:cs="Times New Roman"/>
          <w:b/>
          <w:bCs/>
          <w:spacing w:val="6"/>
          <w:sz w:val="22"/>
          <w:szCs w:val="22"/>
          <w:lang w:eastAsia="en-GB"/>
        </w:rPr>
      </w:pPr>
      <w:ins w:id="48" w:author="Dayu Liu (24188516)" w:date="2024-12-05T15:43:00Z" w16du:dateUtc="2024-12-05T07:43:00Z">
        <w:r>
          <w:rPr>
            <w:rFonts w:ascii="Times New Roman" w:eastAsia="Times New Roman" w:hAnsi="Times New Roman" w:cs="Times New Roman"/>
            <w:b/>
            <w:bCs/>
            <w:spacing w:val="6"/>
            <w:sz w:val="22"/>
            <w:szCs w:val="22"/>
            <w:lang w:eastAsia="en-GB"/>
          </w:rPr>
          <w:t>28</w:t>
        </w:r>
      </w:ins>
    </w:p>
    <w:p w14:paraId="1207B9D7" w14:textId="01CF71CF" w:rsidR="004F09D9" w:rsidRDefault="005D32BA" w:rsidP="004F09D9">
      <w:pPr>
        <w:spacing w:after="120" w:line="276" w:lineRule="auto"/>
        <w:jc w:val="both"/>
        <w:rPr>
          <w:rFonts w:ascii="Times New Roman" w:eastAsia="Times New Roman" w:hAnsi="Times New Roman" w:cs="Times New Roman"/>
          <w:b/>
          <w:bCs/>
          <w:spacing w:val="6"/>
          <w:sz w:val="22"/>
          <w:szCs w:val="22"/>
          <w:lang w:eastAsia="en-GB"/>
        </w:rPr>
      </w:pPr>
      <w:r w:rsidRPr="005D32BA">
        <w:rPr>
          <w:rFonts w:ascii="Times New Roman" w:eastAsia="Times New Roman" w:hAnsi="Times New Roman" w:cs="Times New Roman"/>
          <w:color w:val="FF0000"/>
          <w:spacing w:val="6"/>
          <w:sz w:val="22"/>
          <w:szCs w:val="22"/>
          <w:lang w:eastAsia="en-GB"/>
        </w:rPr>
        <w:t xml:space="preserve">Alzubaidi, L., </w:t>
      </w:r>
      <w:r>
        <w:rPr>
          <w:rFonts w:ascii="Times New Roman" w:eastAsia="Times New Roman" w:hAnsi="Times New Roman" w:cs="Times New Roman"/>
          <w:color w:val="FF0000"/>
          <w:spacing w:val="6"/>
          <w:sz w:val="22"/>
          <w:szCs w:val="22"/>
          <w:lang w:eastAsia="en-GB"/>
        </w:rPr>
        <w:t>et al</w:t>
      </w:r>
      <w:r w:rsidRPr="005D32BA">
        <w:rPr>
          <w:rFonts w:ascii="Times New Roman" w:eastAsia="Times New Roman" w:hAnsi="Times New Roman" w:cs="Times New Roman"/>
          <w:color w:val="FF0000"/>
          <w:spacing w:val="6"/>
          <w:sz w:val="22"/>
          <w:szCs w:val="22"/>
          <w:lang w:eastAsia="en-GB"/>
        </w:rPr>
        <w:t>. (2021). Review of deep learning: concepts, CNN architectures, challenges, applications, future directions. </w:t>
      </w:r>
      <w:r w:rsidRPr="005D32BA">
        <w:rPr>
          <w:rFonts w:ascii="Times New Roman" w:eastAsia="Times New Roman" w:hAnsi="Times New Roman" w:cs="Times New Roman"/>
          <w:i/>
          <w:iCs/>
          <w:color w:val="FF0000"/>
          <w:spacing w:val="6"/>
          <w:sz w:val="22"/>
          <w:szCs w:val="22"/>
          <w:lang w:eastAsia="en-GB"/>
        </w:rPr>
        <w:t>Journal of big data</w:t>
      </w:r>
      <w:r w:rsidRPr="005D32BA">
        <w:rPr>
          <w:rFonts w:ascii="Times New Roman" w:eastAsia="Times New Roman" w:hAnsi="Times New Roman" w:cs="Times New Roman"/>
          <w:color w:val="FF0000"/>
          <w:spacing w:val="6"/>
          <w:sz w:val="22"/>
          <w:szCs w:val="22"/>
          <w:lang w:eastAsia="en-GB"/>
        </w:rPr>
        <w:t>, </w:t>
      </w:r>
      <w:r w:rsidRPr="005D32BA">
        <w:rPr>
          <w:rFonts w:ascii="Times New Roman" w:eastAsia="Times New Roman" w:hAnsi="Times New Roman" w:cs="Times New Roman"/>
          <w:i/>
          <w:iCs/>
          <w:color w:val="FF0000"/>
          <w:spacing w:val="6"/>
          <w:sz w:val="22"/>
          <w:szCs w:val="22"/>
          <w:lang w:eastAsia="en-GB"/>
        </w:rPr>
        <w:t>8</w:t>
      </w:r>
      <w:r w:rsidRPr="005D32BA">
        <w:rPr>
          <w:rFonts w:ascii="Times New Roman" w:eastAsia="Times New Roman" w:hAnsi="Times New Roman" w:cs="Times New Roman"/>
          <w:color w:val="FF0000"/>
          <w:spacing w:val="6"/>
          <w:sz w:val="22"/>
          <w:szCs w:val="22"/>
          <w:lang w:eastAsia="en-GB"/>
        </w:rPr>
        <w:t>(1), 53.</w:t>
      </w:r>
      <w:r w:rsidR="004F09D9">
        <w:rPr>
          <w:rFonts w:ascii="Times New Roman" w:eastAsia="Times New Roman" w:hAnsi="Times New Roman" w:cs="Times New Roman"/>
          <w:color w:val="FF0000"/>
          <w:spacing w:val="6"/>
          <w:sz w:val="22"/>
          <w:szCs w:val="22"/>
          <w:lang w:eastAsia="en-GB"/>
        </w:rPr>
        <w:t xml:space="preserve"> </w:t>
      </w:r>
      <w:r w:rsidR="004F09D9" w:rsidRPr="00162112">
        <w:rPr>
          <w:rFonts w:ascii="Times New Roman" w:eastAsia="Times New Roman" w:hAnsi="Times New Roman" w:cs="Times New Roman"/>
          <w:b/>
          <w:bCs/>
          <w:color w:val="00B050"/>
          <w:spacing w:val="6"/>
          <w:sz w:val="22"/>
          <w:szCs w:val="22"/>
          <w:lang w:eastAsia="en-GB"/>
        </w:rPr>
        <w:t>TOPICS</w:t>
      </w:r>
      <w:r w:rsidR="004F09D9">
        <w:rPr>
          <w:rFonts w:ascii="Times New Roman" w:eastAsia="Times New Roman" w:hAnsi="Times New Roman" w:cs="Times New Roman"/>
          <w:b/>
          <w:bCs/>
          <w:color w:val="333333"/>
          <w:spacing w:val="6"/>
          <w:sz w:val="22"/>
          <w:szCs w:val="22"/>
          <w:lang w:eastAsia="en-GB"/>
        </w:rPr>
        <w:t xml:space="preserve"> </w:t>
      </w:r>
      <w:r w:rsidR="004F09D9" w:rsidRPr="004F09D9">
        <w:rPr>
          <w:rFonts w:ascii="Times New Roman" w:eastAsia="Times New Roman" w:hAnsi="Times New Roman" w:cs="Times New Roman"/>
          <w:b/>
          <w:bCs/>
          <w:color w:val="000000" w:themeColor="text1"/>
          <w:spacing w:val="6"/>
          <w:sz w:val="22"/>
          <w:szCs w:val="22"/>
          <w:lang w:eastAsia="en-GB"/>
        </w:rPr>
        <w:t xml:space="preserve">Data analysis general resources </w:t>
      </w:r>
      <w:r w:rsidR="004F09D9">
        <w:rPr>
          <w:rFonts w:ascii="Times New Roman" w:eastAsia="Times New Roman" w:hAnsi="Times New Roman" w:cs="Times New Roman"/>
          <w:b/>
          <w:bCs/>
          <w:color w:val="333333"/>
          <w:spacing w:val="6"/>
          <w:sz w:val="22"/>
          <w:szCs w:val="22"/>
          <w:lang w:eastAsia="en-GB"/>
        </w:rPr>
        <w:t xml:space="preserve">| </w:t>
      </w:r>
      <w:hyperlink r:id="rId85" w:history="1">
        <w:r w:rsidR="004F09D9" w:rsidRPr="004F09D9">
          <w:rPr>
            <w:rStyle w:val="Hyperlink"/>
            <w:rFonts w:ascii="Times New Roman" w:eastAsia="Times New Roman" w:hAnsi="Times New Roman" w:cs="Times New Roman"/>
            <w:b/>
            <w:bCs/>
            <w:spacing w:val="6"/>
            <w:sz w:val="22"/>
            <w:szCs w:val="22"/>
            <w:lang w:eastAsia="en-GB"/>
          </w:rPr>
          <w:t>DOI</w:t>
        </w:r>
      </w:hyperlink>
      <w:r w:rsidR="004F09D9" w:rsidRPr="00393E8D">
        <w:rPr>
          <w:rFonts w:ascii="Times New Roman" w:eastAsia="Times New Roman" w:hAnsi="Times New Roman" w:cs="Times New Roman"/>
          <w:b/>
          <w:bCs/>
          <w:color w:val="92D050"/>
          <w:spacing w:val="6"/>
          <w:sz w:val="22"/>
          <w:szCs w:val="22"/>
          <w:lang w:eastAsia="en-GB"/>
        </w:rPr>
        <w:t xml:space="preserve"> </w:t>
      </w:r>
      <w:r w:rsidR="004F09D9">
        <w:rPr>
          <w:rFonts w:ascii="Times New Roman" w:eastAsia="Times New Roman" w:hAnsi="Times New Roman" w:cs="Times New Roman"/>
          <w:b/>
          <w:bCs/>
          <w:color w:val="333333"/>
          <w:spacing w:val="6"/>
          <w:sz w:val="22"/>
          <w:szCs w:val="22"/>
          <w:lang w:eastAsia="en-GB"/>
        </w:rPr>
        <w:t xml:space="preserve">| </w:t>
      </w:r>
      <w:hyperlink r:id="rId86" w:history="1">
        <w:r w:rsidR="004F09D9" w:rsidRPr="004F09D9">
          <w:rPr>
            <w:rStyle w:val="Hyperlink"/>
            <w:rFonts w:ascii="Times New Roman" w:eastAsia="Times New Roman" w:hAnsi="Times New Roman" w:cs="Times New Roman"/>
            <w:b/>
            <w:bCs/>
            <w:spacing w:val="6"/>
            <w:sz w:val="22"/>
            <w:szCs w:val="22"/>
            <w:lang w:eastAsia="en-GB"/>
          </w:rPr>
          <w:t>PMID</w:t>
        </w:r>
      </w:hyperlink>
    </w:p>
    <w:p w14:paraId="23AD7B5C" w14:textId="4D60994D" w:rsidR="00D1643F" w:rsidRDefault="00CB03E6" w:rsidP="00393E8D">
      <w:pPr>
        <w:spacing w:after="120" w:line="276" w:lineRule="auto"/>
        <w:jc w:val="both"/>
        <w:rPr>
          <w:rFonts w:ascii="Times New Roman" w:eastAsia="Times New Roman" w:hAnsi="Times New Roman" w:cs="Times New Roman"/>
          <w:b/>
          <w:bCs/>
          <w:color w:val="333333"/>
          <w:spacing w:val="6"/>
          <w:sz w:val="22"/>
          <w:szCs w:val="22"/>
          <w:lang w:eastAsia="en-GB"/>
        </w:rPr>
      </w:pPr>
      <w:ins w:id="49" w:author="Dayu Liu (24188516)" w:date="2024-12-05T15:45:00Z" w16du:dateUtc="2024-12-05T07:45:00Z">
        <w:r>
          <w:rPr>
            <w:rFonts w:ascii="Times New Roman" w:eastAsia="Times New Roman" w:hAnsi="Times New Roman" w:cs="Times New Roman"/>
            <w:b/>
            <w:bCs/>
            <w:color w:val="333333"/>
            <w:spacing w:val="6"/>
            <w:sz w:val="22"/>
            <w:szCs w:val="22"/>
            <w:lang w:eastAsia="en-GB"/>
          </w:rPr>
          <w:t>27</w:t>
        </w:r>
      </w:ins>
    </w:p>
    <w:p w14:paraId="5D63BE7C" w14:textId="643921C3" w:rsidR="00D1643F" w:rsidRPr="00157508" w:rsidRDefault="00D1643F" w:rsidP="00D1643F">
      <w:pPr>
        <w:spacing w:after="120" w:line="276" w:lineRule="auto"/>
        <w:jc w:val="both"/>
        <w:rPr>
          <w:rFonts w:ascii="Times New Roman" w:eastAsia="Times New Roman" w:hAnsi="Times New Roman" w:cs="Times New Roman"/>
          <w:color w:val="333333"/>
          <w:spacing w:val="6"/>
          <w:sz w:val="22"/>
          <w:szCs w:val="22"/>
          <w:lang w:eastAsia="en-GB"/>
        </w:rPr>
      </w:pPr>
      <w:r w:rsidRPr="00D1643F">
        <w:rPr>
          <w:rFonts w:ascii="Times New Roman" w:eastAsia="Times New Roman" w:hAnsi="Times New Roman" w:cs="Times New Roman"/>
          <w:color w:val="333333"/>
          <w:spacing w:val="6"/>
          <w:sz w:val="22"/>
          <w:szCs w:val="22"/>
          <w:lang w:eastAsia="en-GB"/>
        </w:rPr>
        <w:t xml:space="preserve">Heydon, P., </w:t>
      </w:r>
      <w:r>
        <w:rPr>
          <w:rFonts w:ascii="Times New Roman" w:eastAsia="Times New Roman" w:hAnsi="Times New Roman" w:cs="Times New Roman"/>
          <w:color w:val="333333"/>
          <w:spacing w:val="6"/>
          <w:sz w:val="22"/>
          <w:szCs w:val="22"/>
          <w:lang w:eastAsia="en-GB"/>
        </w:rPr>
        <w:t>et al</w:t>
      </w:r>
      <w:r w:rsidRPr="00D1643F">
        <w:rPr>
          <w:rFonts w:ascii="Times New Roman" w:eastAsia="Times New Roman" w:hAnsi="Times New Roman" w:cs="Times New Roman"/>
          <w:color w:val="333333"/>
          <w:spacing w:val="6"/>
          <w:sz w:val="22"/>
          <w:szCs w:val="22"/>
          <w:lang w:eastAsia="en-GB"/>
        </w:rPr>
        <w:t>. (2021). Prospective evaluation of an artificial intelligence-enabled algorithm for automated diabetic retinopathy screening of 30 000 patients. </w:t>
      </w:r>
      <w:r w:rsidRPr="00D1643F">
        <w:rPr>
          <w:rFonts w:ascii="Times New Roman" w:eastAsia="Times New Roman" w:hAnsi="Times New Roman" w:cs="Times New Roman"/>
          <w:i/>
          <w:iCs/>
          <w:color w:val="333333"/>
          <w:spacing w:val="6"/>
          <w:sz w:val="22"/>
          <w:szCs w:val="22"/>
          <w:lang w:eastAsia="en-GB"/>
        </w:rPr>
        <w:t>The British journal of ophthalmology</w:t>
      </w:r>
      <w:r w:rsidRPr="00D1643F">
        <w:rPr>
          <w:rFonts w:ascii="Times New Roman" w:eastAsia="Times New Roman" w:hAnsi="Times New Roman" w:cs="Times New Roman"/>
          <w:color w:val="333333"/>
          <w:spacing w:val="6"/>
          <w:sz w:val="22"/>
          <w:szCs w:val="22"/>
          <w:lang w:eastAsia="en-GB"/>
        </w:rPr>
        <w:t>, </w:t>
      </w:r>
      <w:r w:rsidRPr="00D1643F">
        <w:rPr>
          <w:rFonts w:ascii="Times New Roman" w:eastAsia="Times New Roman" w:hAnsi="Times New Roman" w:cs="Times New Roman"/>
          <w:i/>
          <w:iCs/>
          <w:color w:val="333333"/>
          <w:spacing w:val="6"/>
          <w:sz w:val="22"/>
          <w:szCs w:val="22"/>
          <w:lang w:eastAsia="en-GB"/>
        </w:rPr>
        <w:t>105</w:t>
      </w:r>
      <w:r w:rsidRPr="00D1643F">
        <w:rPr>
          <w:rFonts w:ascii="Times New Roman" w:eastAsia="Times New Roman" w:hAnsi="Times New Roman" w:cs="Times New Roman"/>
          <w:color w:val="333333"/>
          <w:spacing w:val="6"/>
          <w:sz w:val="22"/>
          <w:szCs w:val="22"/>
          <w:lang w:eastAsia="en-GB"/>
        </w:rPr>
        <w:t xml:space="preserve">(5), 723–728.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87" w:history="1">
        <w:r w:rsidRPr="00D1643F">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88" w:history="1">
        <w:r w:rsidRPr="00D1643F">
          <w:rPr>
            <w:rStyle w:val="Hyperlink"/>
            <w:rFonts w:ascii="Times New Roman" w:eastAsia="Times New Roman" w:hAnsi="Times New Roman" w:cs="Times New Roman"/>
            <w:b/>
            <w:bCs/>
            <w:spacing w:val="6"/>
            <w:sz w:val="22"/>
            <w:szCs w:val="22"/>
            <w:lang w:eastAsia="en-GB"/>
          </w:rPr>
          <w:t>PMID</w:t>
        </w:r>
      </w:hyperlink>
    </w:p>
    <w:p w14:paraId="15EE3856" w14:textId="4136F794" w:rsidR="0005158B" w:rsidRDefault="00CB03E6" w:rsidP="00D1643F">
      <w:pPr>
        <w:spacing w:after="120" w:line="276" w:lineRule="auto"/>
        <w:jc w:val="both"/>
        <w:rPr>
          <w:rFonts w:ascii="Times New Roman" w:eastAsia="Times New Roman" w:hAnsi="Times New Roman" w:cs="Times New Roman"/>
          <w:b/>
          <w:bCs/>
          <w:color w:val="00B050"/>
          <w:spacing w:val="6"/>
          <w:sz w:val="22"/>
          <w:szCs w:val="22"/>
          <w:lang w:eastAsia="en-GB"/>
        </w:rPr>
      </w:pPr>
      <w:ins w:id="50" w:author="Dayu Liu (24188516)" w:date="2024-12-05T15:45:00Z" w16du:dateUtc="2024-12-05T07:45:00Z">
        <w:r>
          <w:rPr>
            <w:rFonts w:ascii="Times New Roman" w:eastAsia="Times New Roman" w:hAnsi="Times New Roman" w:cs="Times New Roman"/>
            <w:b/>
            <w:bCs/>
            <w:color w:val="00B050"/>
            <w:spacing w:val="6"/>
            <w:sz w:val="22"/>
            <w:szCs w:val="22"/>
            <w:lang w:eastAsia="en-GB"/>
          </w:rPr>
          <w:t>26</w:t>
        </w:r>
      </w:ins>
    </w:p>
    <w:p w14:paraId="51E62B93" w14:textId="59A4A7C5" w:rsidR="00676994" w:rsidRPr="00157508" w:rsidRDefault="00676994" w:rsidP="00676994">
      <w:pPr>
        <w:spacing w:after="120" w:line="276" w:lineRule="auto"/>
        <w:jc w:val="both"/>
        <w:rPr>
          <w:rFonts w:ascii="Times New Roman" w:eastAsia="Times New Roman" w:hAnsi="Times New Roman" w:cs="Times New Roman"/>
          <w:color w:val="000000" w:themeColor="text1"/>
          <w:spacing w:val="6"/>
          <w:sz w:val="22"/>
          <w:szCs w:val="22"/>
          <w:lang w:eastAsia="en-GB"/>
        </w:rPr>
      </w:pPr>
      <w:proofErr w:type="spellStart"/>
      <w:r w:rsidRPr="00676994">
        <w:rPr>
          <w:rFonts w:ascii="Times New Roman" w:eastAsia="Times New Roman" w:hAnsi="Times New Roman" w:cs="Times New Roman"/>
          <w:color w:val="000000" w:themeColor="text1"/>
          <w:spacing w:val="6"/>
          <w:sz w:val="22"/>
          <w:szCs w:val="22"/>
          <w:lang w:eastAsia="en-GB"/>
        </w:rPr>
        <w:t>Ipp</w:t>
      </w:r>
      <w:proofErr w:type="spellEnd"/>
      <w:r w:rsidRPr="00676994">
        <w:rPr>
          <w:rFonts w:ascii="Times New Roman" w:eastAsia="Times New Roman" w:hAnsi="Times New Roman" w:cs="Times New Roman"/>
          <w:color w:val="000000" w:themeColor="text1"/>
          <w:spacing w:val="6"/>
          <w:sz w:val="22"/>
          <w:szCs w:val="22"/>
          <w:lang w:eastAsia="en-GB"/>
        </w:rPr>
        <w:t xml:space="preserve">, E., </w:t>
      </w:r>
      <w:r>
        <w:rPr>
          <w:rFonts w:ascii="Times New Roman" w:eastAsia="Times New Roman" w:hAnsi="Times New Roman" w:cs="Times New Roman"/>
          <w:color w:val="000000" w:themeColor="text1"/>
          <w:spacing w:val="6"/>
          <w:sz w:val="22"/>
          <w:szCs w:val="22"/>
          <w:lang w:eastAsia="en-GB"/>
        </w:rPr>
        <w:t>et al.</w:t>
      </w:r>
      <w:r w:rsidRPr="00676994">
        <w:rPr>
          <w:rFonts w:ascii="Times New Roman" w:eastAsia="Times New Roman" w:hAnsi="Times New Roman" w:cs="Times New Roman"/>
          <w:color w:val="000000" w:themeColor="text1"/>
          <w:spacing w:val="6"/>
          <w:sz w:val="22"/>
          <w:szCs w:val="22"/>
          <w:lang w:eastAsia="en-GB"/>
        </w:rPr>
        <w:t xml:space="preserve"> (2021). Pivotal </w:t>
      </w:r>
      <w:r w:rsidR="00A9625F" w:rsidRPr="00676994">
        <w:rPr>
          <w:rFonts w:ascii="Times New Roman" w:eastAsia="Times New Roman" w:hAnsi="Times New Roman" w:cs="Times New Roman"/>
          <w:color w:val="000000" w:themeColor="text1"/>
          <w:spacing w:val="6"/>
          <w:sz w:val="22"/>
          <w:szCs w:val="22"/>
          <w:lang w:eastAsia="en-GB"/>
        </w:rPr>
        <w:t>evaluation of an artificial intelligence system for autonomous detection of referrable and vision-threatening diabetic retinopathy</w:t>
      </w:r>
      <w:r w:rsidRPr="00676994">
        <w:rPr>
          <w:rFonts w:ascii="Times New Roman" w:eastAsia="Times New Roman" w:hAnsi="Times New Roman" w:cs="Times New Roman"/>
          <w:color w:val="000000" w:themeColor="text1"/>
          <w:spacing w:val="6"/>
          <w:sz w:val="22"/>
          <w:szCs w:val="22"/>
          <w:lang w:eastAsia="en-GB"/>
        </w:rPr>
        <w:t xml:space="preserve">. </w:t>
      </w:r>
      <w:r w:rsidRPr="00770658">
        <w:rPr>
          <w:rFonts w:ascii="Times New Roman" w:eastAsia="Times New Roman" w:hAnsi="Times New Roman" w:cs="Times New Roman"/>
          <w:i/>
          <w:iCs/>
          <w:color w:val="000000" w:themeColor="text1"/>
          <w:spacing w:val="6"/>
          <w:sz w:val="22"/>
          <w:szCs w:val="22"/>
          <w:lang w:eastAsia="en-GB"/>
        </w:rPr>
        <w:t>JAMA network open</w:t>
      </w:r>
      <w:r w:rsidRPr="00676994">
        <w:rPr>
          <w:rFonts w:ascii="Times New Roman" w:eastAsia="Times New Roman" w:hAnsi="Times New Roman" w:cs="Times New Roman"/>
          <w:color w:val="000000" w:themeColor="text1"/>
          <w:spacing w:val="6"/>
          <w:sz w:val="22"/>
          <w:szCs w:val="22"/>
          <w:lang w:eastAsia="en-GB"/>
        </w:rPr>
        <w:t xml:space="preserve">, 4(11), e2134254.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89" w:history="1">
        <w:r w:rsidRPr="00676994">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90" w:history="1">
        <w:r w:rsidRPr="00676994">
          <w:rPr>
            <w:rStyle w:val="Hyperlink"/>
            <w:rFonts w:ascii="Times New Roman" w:eastAsia="Times New Roman" w:hAnsi="Times New Roman" w:cs="Times New Roman"/>
            <w:b/>
            <w:bCs/>
            <w:spacing w:val="6"/>
            <w:sz w:val="22"/>
            <w:szCs w:val="22"/>
            <w:lang w:eastAsia="en-GB"/>
          </w:rPr>
          <w:t>PMID</w:t>
        </w:r>
      </w:hyperlink>
    </w:p>
    <w:p w14:paraId="1DCF4964" w14:textId="5A9AFB40" w:rsidR="0005158B" w:rsidRDefault="000670E2" w:rsidP="00393E8D">
      <w:pPr>
        <w:spacing w:after="120" w:line="276" w:lineRule="auto"/>
        <w:jc w:val="both"/>
        <w:rPr>
          <w:rFonts w:ascii="Times New Roman" w:eastAsia="Times New Roman" w:hAnsi="Times New Roman" w:cs="Times New Roman"/>
          <w:b/>
          <w:bCs/>
          <w:color w:val="333333"/>
          <w:spacing w:val="6"/>
          <w:sz w:val="22"/>
          <w:szCs w:val="22"/>
          <w:lang w:eastAsia="en-GB"/>
        </w:rPr>
      </w:pPr>
      <w:ins w:id="51" w:author="Dayu Liu (24188516)" w:date="2024-12-05T15:46:00Z" w16du:dateUtc="2024-12-05T07:46:00Z">
        <w:r>
          <w:rPr>
            <w:rFonts w:ascii="Times New Roman" w:eastAsia="Times New Roman" w:hAnsi="Times New Roman" w:cs="Times New Roman"/>
            <w:b/>
            <w:bCs/>
            <w:color w:val="333333"/>
            <w:spacing w:val="6"/>
            <w:sz w:val="22"/>
            <w:szCs w:val="22"/>
            <w:lang w:eastAsia="en-GB"/>
          </w:rPr>
          <w:t>25</w:t>
        </w:r>
      </w:ins>
    </w:p>
    <w:p w14:paraId="288FC331" w14:textId="379ADDA1" w:rsidR="008C7ADB" w:rsidRDefault="008C7ADB" w:rsidP="008C7ADB">
      <w:pPr>
        <w:spacing w:after="120" w:line="276" w:lineRule="auto"/>
        <w:jc w:val="both"/>
        <w:rPr>
          <w:rStyle w:val="Hyperlink"/>
          <w:rFonts w:ascii="Times New Roman" w:eastAsia="Times New Roman" w:hAnsi="Times New Roman" w:cs="Times New Roman"/>
          <w:b/>
          <w:bCs/>
          <w:spacing w:val="6"/>
          <w:sz w:val="22"/>
          <w:szCs w:val="22"/>
          <w:lang w:eastAsia="en-GB"/>
        </w:rPr>
      </w:pPr>
      <w:r w:rsidRPr="008C7ADB">
        <w:rPr>
          <w:rFonts w:ascii="Times New Roman" w:eastAsia="Times New Roman" w:hAnsi="Times New Roman" w:cs="Times New Roman"/>
          <w:color w:val="333333"/>
          <w:spacing w:val="6"/>
          <w:sz w:val="22"/>
          <w:szCs w:val="22"/>
          <w:lang w:eastAsia="en-GB"/>
        </w:rPr>
        <w:t xml:space="preserve">Scheetz, J., </w:t>
      </w:r>
      <w:r>
        <w:rPr>
          <w:rFonts w:ascii="Times New Roman" w:eastAsia="Times New Roman" w:hAnsi="Times New Roman" w:cs="Times New Roman"/>
          <w:color w:val="333333"/>
          <w:spacing w:val="6"/>
          <w:sz w:val="22"/>
          <w:szCs w:val="22"/>
          <w:lang w:eastAsia="en-GB"/>
        </w:rPr>
        <w:t>et al</w:t>
      </w:r>
      <w:r w:rsidRPr="008C7ADB">
        <w:rPr>
          <w:rFonts w:ascii="Times New Roman" w:eastAsia="Times New Roman" w:hAnsi="Times New Roman" w:cs="Times New Roman"/>
          <w:color w:val="333333"/>
          <w:spacing w:val="6"/>
          <w:sz w:val="22"/>
          <w:szCs w:val="22"/>
          <w:lang w:eastAsia="en-GB"/>
        </w:rPr>
        <w:t>. (2021). Real-world</w:t>
      </w:r>
      <w:r w:rsidRPr="008C7ADB">
        <w:rPr>
          <w:rFonts w:ascii="Calibri" w:eastAsia="Times New Roman" w:hAnsi="Calibri" w:cs="Calibri"/>
          <w:color w:val="333333"/>
          <w:spacing w:val="6"/>
          <w:sz w:val="22"/>
          <w:szCs w:val="22"/>
          <w:lang w:eastAsia="en-GB"/>
        </w:rPr>
        <w:t>﻿</w:t>
      </w:r>
      <w:r w:rsidRPr="008C7ADB">
        <w:rPr>
          <w:rFonts w:ascii="Times New Roman" w:eastAsia="Times New Roman" w:hAnsi="Times New Roman" w:cs="Times New Roman"/>
          <w:color w:val="333333"/>
          <w:spacing w:val="6"/>
          <w:sz w:val="22"/>
          <w:szCs w:val="22"/>
          <w:lang w:eastAsia="en-GB"/>
        </w:rPr>
        <w:t xml:space="preserve"> artificial intelligence-based opportunistic screening for diabetic retinopathy in endocrinology and indigenous healthcare settings in Australia. </w:t>
      </w:r>
      <w:r w:rsidRPr="008C7ADB">
        <w:rPr>
          <w:rFonts w:ascii="Times New Roman" w:eastAsia="Times New Roman" w:hAnsi="Times New Roman" w:cs="Times New Roman"/>
          <w:i/>
          <w:iCs/>
          <w:color w:val="333333"/>
          <w:spacing w:val="6"/>
          <w:sz w:val="22"/>
          <w:szCs w:val="22"/>
          <w:lang w:eastAsia="en-GB"/>
        </w:rPr>
        <w:t>Scientific reports</w:t>
      </w:r>
      <w:r w:rsidRPr="008C7ADB">
        <w:rPr>
          <w:rFonts w:ascii="Times New Roman" w:eastAsia="Times New Roman" w:hAnsi="Times New Roman" w:cs="Times New Roman"/>
          <w:color w:val="333333"/>
          <w:spacing w:val="6"/>
          <w:sz w:val="22"/>
          <w:szCs w:val="22"/>
          <w:lang w:eastAsia="en-GB"/>
        </w:rPr>
        <w:t>, </w:t>
      </w:r>
      <w:r w:rsidRPr="008C7ADB">
        <w:rPr>
          <w:rFonts w:ascii="Times New Roman" w:eastAsia="Times New Roman" w:hAnsi="Times New Roman" w:cs="Times New Roman"/>
          <w:i/>
          <w:iCs/>
          <w:color w:val="333333"/>
          <w:spacing w:val="6"/>
          <w:sz w:val="22"/>
          <w:szCs w:val="22"/>
          <w:lang w:eastAsia="en-GB"/>
        </w:rPr>
        <w:t>11</w:t>
      </w:r>
      <w:r w:rsidRPr="008C7ADB">
        <w:rPr>
          <w:rFonts w:ascii="Times New Roman" w:eastAsia="Times New Roman" w:hAnsi="Times New Roman" w:cs="Times New Roman"/>
          <w:color w:val="333333"/>
          <w:spacing w:val="6"/>
          <w:sz w:val="22"/>
          <w:szCs w:val="22"/>
          <w:lang w:eastAsia="en-GB"/>
        </w:rPr>
        <w:t xml:space="preserve">(1), 15808.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DR | </w:t>
      </w:r>
      <w:hyperlink r:id="rId91" w:history="1">
        <w:r w:rsidRPr="008C7ADB">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92" w:history="1">
        <w:r w:rsidRPr="008C7ADB">
          <w:rPr>
            <w:rStyle w:val="Hyperlink"/>
            <w:rFonts w:ascii="Times New Roman" w:eastAsia="Times New Roman" w:hAnsi="Times New Roman" w:cs="Times New Roman"/>
            <w:b/>
            <w:bCs/>
            <w:spacing w:val="6"/>
            <w:sz w:val="22"/>
            <w:szCs w:val="22"/>
            <w:lang w:eastAsia="en-GB"/>
          </w:rPr>
          <w:t>PMID</w:t>
        </w:r>
      </w:hyperlink>
    </w:p>
    <w:p w14:paraId="6621C9A7" w14:textId="7FA493CB" w:rsidR="008023E8" w:rsidRDefault="00C50337" w:rsidP="008C7ADB">
      <w:pPr>
        <w:spacing w:after="120" w:line="276" w:lineRule="auto"/>
        <w:jc w:val="both"/>
        <w:rPr>
          <w:rStyle w:val="Hyperlink"/>
          <w:rFonts w:ascii="Times New Roman" w:eastAsia="Times New Roman" w:hAnsi="Times New Roman" w:cs="Times New Roman"/>
          <w:b/>
          <w:bCs/>
          <w:spacing w:val="6"/>
          <w:sz w:val="22"/>
          <w:szCs w:val="22"/>
          <w:lang w:eastAsia="en-GB"/>
        </w:rPr>
      </w:pPr>
      <w:ins w:id="52" w:author="Dayu Liu (24188516)" w:date="2024-12-05T15:54:00Z" w16du:dateUtc="2024-12-05T07:54:00Z">
        <w:r>
          <w:rPr>
            <w:rStyle w:val="Hyperlink"/>
            <w:rFonts w:ascii="Times New Roman" w:eastAsia="Times New Roman" w:hAnsi="Times New Roman" w:cs="Times New Roman"/>
            <w:b/>
            <w:bCs/>
            <w:spacing w:val="6"/>
            <w:sz w:val="22"/>
            <w:szCs w:val="22"/>
            <w:lang w:eastAsia="en-GB"/>
          </w:rPr>
          <w:lastRenderedPageBreak/>
          <w:t>24</w:t>
        </w:r>
      </w:ins>
    </w:p>
    <w:p w14:paraId="4C1662EB" w14:textId="78632B02" w:rsidR="001C438A" w:rsidRDefault="008023E8" w:rsidP="001C438A">
      <w:pPr>
        <w:spacing w:after="120" w:line="276" w:lineRule="auto"/>
        <w:jc w:val="both"/>
        <w:rPr>
          <w:ins w:id="53" w:author="Dayu Liu (24188516)" w:date="2024-12-05T15:59:00Z" w16du:dateUtc="2024-12-05T07:59:00Z"/>
          <w:rStyle w:val="Hyperlink"/>
          <w:rFonts w:ascii="Times New Roman" w:eastAsia="Times New Roman" w:hAnsi="Times New Roman" w:cs="Times New Roman"/>
          <w:b/>
          <w:bCs/>
          <w:spacing w:val="6"/>
          <w:sz w:val="22"/>
          <w:szCs w:val="22"/>
          <w:lang w:eastAsia="en-GB"/>
        </w:rPr>
      </w:pPr>
      <w:r w:rsidRPr="008023E8">
        <w:rPr>
          <w:rFonts w:ascii="Times New Roman" w:eastAsia="Times New Roman" w:hAnsi="Times New Roman" w:cs="Times New Roman"/>
          <w:color w:val="FF0000"/>
          <w:spacing w:val="6"/>
          <w:sz w:val="22"/>
          <w:szCs w:val="22"/>
          <w:lang w:eastAsia="en-GB"/>
        </w:rPr>
        <w:t>Inau, E. T., et al. (2021). Initiatives, concepts, and implementation practices of FAIR (Findable, Accessible, Interoperable, and Reusable) data principles in health data stewardship practice: protocol for a scoping review. </w:t>
      </w:r>
      <w:r w:rsidRPr="008023E8">
        <w:rPr>
          <w:rFonts w:ascii="Times New Roman" w:eastAsia="Times New Roman" w:hAnsi="Times New Roman" w:cs="Times New Roman"/>
          <w:i/>
          <w:iCs/>
          <w:color w:val="FF0000"/>
          <w:spacing w:val="6"/>
          <w:sz w:val="22"/>
          <w:szCs w:val="22"/>
          <w:lang w:eastAsia="en-GB"/>
        </w:rPr>
        <w:t>JMIR research protocols</w:t>
      </w:r>
      <w:r w:rsidRPr="008023E8">
        <w:rPr>
          <w:rFonts w:ascii="Times New Roman" w:eastAsia="Times New Roman" w:hAnsi="Times New Roman" w:cs="Times New Roman"/>
          <w:color w:val="FF0000"/>
          <w:spacing w:val="6"/>
          <w:sz w:val="22"/>
          <w:szCs w:val="22"/>
          <w:lang w:eastAsia="en-GB"/>
        </w:rPr>
        <w:t>, </w:t>
      </w:r>
      <w:r w:rsidRPr="008023E8">
        <w:rPr>
          <w:rFonts w:ascii="Times New Roman" w:eastAsia="Times New Roman" w:hAnsi="Times New Roman" w:cs="Times New Roman"/>
          <w:i/>
          <w:iCs/>
          <w:color w:val="FF0000"/>
          <w:spacing w:val="6"/>
          <w:sz w:val="22"/>
          <w:szCs w:val="22"/>
          <w:lang w:eastAsia="en-GB"/>
        </w:rPr>
        <w:t>10</w:t>
      </w:r>
      <w:r w:rsidRPr="008023E8">
        <w:rPr>
          <w:rFonts w:ascii="Times New Roman" w:eastAsia="Times New Roman" w:hAnsi="Times New Roman" w:cs="Times New Roman"/>
          <w:color w:val="FF0000"/>
          <w:spacing w:val="6"/>
          <w:sz w:val="22"/>
          <w:szCs w:val="22"/>
          <w:lang w:eastAsia="en-GB"/>
        </w:rPr>
        <w:t>(2), e22505.</w:t>
      </w:r>
      <w:r w:rsidR="001C438A">
        <w:rPr>
          <w:rFonts w:ascii="Times New Roman" w:eastAsia="Times New Roman" w:hAnsi="Times New Roman" w:cs="Times New Roman"/>
          <w:color w:val="FF0000"/>
          <w:spacing w:val="6"/>
          <w:sz w:val="22"/>
          <w:szCs w:val="22"/>
          <w:lang w:eastAsia="en-GB"/>
        </w:rPr>
        <w:t xml:space="preserve"> </w:t>
      </w:r>
      <w:r w:rsidR="001C438A" w:rsidRPr="00162112">
        <w:rPr>
          <w:rFonts w:ascii="Times New Roman" w:eastAsia="Times New Roman" w:hAnsi="Times New Roman" w:cs="Times New Roman"/>
          <w:b/>
          <w:bCs/>
          <w:color w:val="00B050"/>
          <w:spacing w:val="6"/>
          <w:sz w:val="22"/>
          <w:szCs w:val="22"/>
          <w:lang w:eastAsia="en-GB"/>
        </w:rPr>
        <w:t>TOPICS</w:t>
      </w:r>
      <w:r w:rsidR="001C438A">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93" w:history="1">
        <w:r w:rsidR="001C438A" w:rsidRPr="001C438A">
          <w:rPr>
            <w:rStyle w:val="Hyperlink"/>
            <w:rFonts w:ascii="Times New Roman" w:eastAsia="Times New Roman" w:hAnsi="Times New Roman" w:cs="Times New Roman"/>
            <w:b/>
            <w:bCs/>
            <w:spacing w:val="6"/>
            <w:sz w:val="22"/>
            <w:szCs w:val="22"/>
            <w:lang w:eastAsia="en-GB"/>
          </w:rPr>
          <w:t>DOI</w:t>
        </w:r>
      </w:hyperlink>
      <w:r w:rsidR="001C438A" w:rsidRPr="00393E8D">
        <w:rPr>
          <w:rFonts w:ascii="Times New Roman" w:eastAsia="Times New Roman" w:hAnsi="Times New Roman" w:cs="Times New Roman"/>
          <w:b/>
          <w:bCs/>
          <w:color w:val="92D050"/>
          <w:spacing w:val="6"/>
          <w:sz w:val="22"/>
          <w:szCs w:val="22"/>
          <w:lang w:eastAsia="en-GB"/>
        </w:rPr>
        <w:t xml:space="preserve"> </w:t>
      </w:r>
      <w:r w:rsidR="001C438A">
        <w:rPr>
          <w:rFonts w:ascii="Times New Roman" w:eastAsia="Times New Roman" w:hAnsi="Times New Roman" w:cs="Times New Roman"/>
          <w:b/>
          <w:bCs/>
          <w:color w:val="333333"/>
          <w:spacing w:val="6"/>
          <w:sz w:val="22"/>
          <w:szCs w:val="22"/>
          <w:lang w:eastAsia="en-GB"/>
        </w:rPr>
        <w:t xml:space="preserve">| </w:t>
      </w:r>
      <w:hyperlink r:id="rId94" w:history="1">
        <w:r w:rsidR="001C438A" w:rsidRPr="001C438A">
          <w:rPr>
            <w:rStyle w:val="Hyperlink"/>
            <w:rFonts w:ascii="Times New Roman" w:eastAsia="Times New Roman" w:hAnsi="Times New Roman" w:cs="Times New Roman"/>
            <w:b/>
            <w:bCs/>
            <w:spacing w:val="6"/>
            <w:sz w:val="22"/>
            <w:szCs w:val="22"/>
            <w:lang w:eastAsia="en-GB"/>
          </w:rPr>
          <w:t>PMID</w:t>
        </w:r>
      </w:hyperlink>
    </w:p>
    <w:p w14:paraId="39771A62" w14:textId="77777777" w:rsidR="00C50337" w:rsidRDefault="00C50337" w:rsidP="001C438A">
      <w:pPr>
        <w:spacing w:after="120" w:line="276" w:lineRule="auto"/>
        <w:jc w:val="both"/>
        <w:rPr>
          <w:rFonts w:ascii="Times New Roman" w:eastAsia="Times New Roman" w:hAnsi="Times New Roman" w:cs="Times New Roman"/>
          <w:b/>
          <w:bCs/>
          <w:spacing w:val="6"/>
          <w:sz w:val="22"/>
          <w:szCs w:val="22"/>
          <w:lang w:eastAsia="en-GB"/>
        </w:rPr>
      </w:pPr>
    </w:p>
    <w:p w14:paraId="746B78D1" w14:textId="70B64C8B" w:rsidR="00C23F38" w:rsidRDefault="00C50337" w:rsidP="001C438A">
      <w:pPr>
        <w:spacing w:after="120" w:line="276" w:lineRule="auto"/>
        <w:jc w:val="both"/>
        <w:rPr>
          <w:rFonts w:ascii="Times New Roman" w:eastAsia="Times New Roman" w:hAnsi="Times New Roman" w:cs="Times New Roman"/>
          <w:b/>
          <w:bCs/>
          <w:spacing w:val="6"/>
          <w:sz w:val="22"/>
          <w:szCs w:val="22"/>
          <w:lang w:eastAsia="en-GB"/>
        </w:rPr>
      </w:pPr>
      <w:ins w:id="54" w:author="Dayu Liu (24188516)" w:date="2024-12-05T15:59:00Z" w16du:dateUtc="2024-12-05T07:59:00Z">
        <w:r>
          <w:rPr>
            <w:rFonts w:ascii="Times New Roman" w:eastAsia="Times New Roman" w:hAnsi="Times New Roman" w:cs="Times New Roman"/>
            <w:b/>
            <w:bCs/>
            <w:spacing w:val="6"/>
            <w:sz w:val="22"/>
            <w:szCs w:val="22"/>
            <w:lang w:eastAsia="en-GB"/>
          </w:rPr>
          <w:t>30</w:t>
        </w:r>
      </w:ins>
    </w:p>
    <w:p w14:paraId="4777A2CC" w14:textId="300C4217" w:rsidR="00C23F38" w:rsidRDefault="00C23F38" w:rsidP="00C23F38">
      <w:pPr>
        <w:spacing w:after="120" w:line="276" w:lineRule="auto"/>
        <w:jc w:val="both"/>
        <w:rPr>
          <w:rFonts w:ascii="Times New Roman" w:eastAsia="Times New Roman" w:hAnsi="Times New Roman" w:cs="Times New Roman"/>
          <w:b/>
          <w:bCs/>
          <w:spacing w:val="6"/>
          <w:sz w:val="22"/>
          <w:szCs w:val="22"/>
          <w:lang w:eastAsia="en-GB"/>
        </w:rPr>
      </w:pPr>
      <w:r w:rsidRPr="00BD20C1">
        <w:rPr>
          <w:rFonts w:ascii="Times New Roman" w:eastAsia="Times New Roman" w:hAnsi="Times New Roman" w:cs="Times New Roman"/>
          <w:color w:val="FF0000"/>
          <w:spacing w:val="6"/>
          <w:sz w:val="22"/>
          <w:szCs w:val="22"/>
          <w:lang w:val="da-DK" w:eastAsia="en-GB"/>
        </w:rPr>
        <w:t xml:space="preserve">Willemink, M. J., et al. </w:t>
      </w:r>
      <w:r w:rsidRPr="00C23F38">
        <w:rPr>
          <w:rFonts w:ascii="Times New Roman" w:eastAsia="Times New Roman" w:hAnsi="Times New Roman" w:cs="Times New Roman"/>
          <w:color w:val="FF0000"/>
          <w:spacing w:val="6"/>
          <w:sz w:val="22"/>
          <w:szCs w:val="22"/>
          <w:lang w:eastAsia="en-GB"/>
        </w:rPr>
        <w:t>(2020). Preparing medical imaging data for machine learning. </w:t>
      </w:r>
      <w:r w:rsidRPr="00C23F38">
        <w:rPr>
          <w:rFonts w:ascii="Times New Roman" w:eastAsia="Times New Roman" w:hAnsi="Times New Roman" w:cs="Times New Roman"/>
          <w:i/>
          <w:iCs/>
          <w:color w:val="FF0000"/>
          <w:spacing w:val="6"/>
          <w:sz w:val="22"/>
          <w:szCs w:val="22"/>
          <w:lang w:eastAsia="en-GB"/>
        </w:rPr>
        <w:t>Radiology</w:t>
      </w:r>
      <w:r w:rsidRPr="00C23F38">
        <w:rPr>
          <w:rFonts w:ascii="Times New Roman" w:eastAsia="Times New Roman" w:hAnsi="Times New Roman" w:cs="Times New Roman"/>
          <w:color w:val="FF0000"/>
          <w:spacing w:val="6"/>
          <w:sz w:val="22"/>
          <w:szCs w:val="22"/>
          <w:lang w:eastAsia="en-GB"/>
        </w:rPr>
        <w:t>, </w:t>
      </w:r>
      <w:r w:rsidRPr="00C23F38">
        <w:rPr>
          <w:rFonts w:ascii="Times New Roman" w:eastAsia="Times New Roman" w:hAnsi="Times New Roman" w:cs="Times New Roman"/>
          <w:i/>
          <w:iCs/>
          <w:color w:val="FF0000"/>
          <w:spacing w:val="6"/>
          <w:sz w:val="22"/>
          <w:szCs w:val="22"/>
          <w:lang w:eastAsia="en-GB"/>
        </w:rPr>
        <w:t>295</w:t>
      </w:r>
      <w:r w:rsidRPr="00C23F38">
        <w:rPr>
          <w:rFonts w:ascii="Times New Roman" w:eastAsia="Times New Roman" w:hAnsi="Times New Roman" w:cs="Times New Roman"/>
          <w:color w:val="FF0000"/>
          <w:spacing w:val="6"/>
          <w:sz w:val="22"/>
          <w:szCs w:val="22"/>
          <w:lang w:eastAsia="en-GB"/>
        </w:rPr>
        <w:t>(1), 4–15.</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95" w:history="1">
        <w:r w:rsidRPr="00C23F38">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96" w:history="1">
        <w:r w:rsidRPr="00C23F38">
          <w:rPr>
            <w:rStyle w:val="Hyperlink"/>
            <w:rFonts w:ascii="Times New Roman" w:eastAsia="Times New Roman" w:hAnsi="Times New Roman" w:cs="Times New Roman"/>
            <w:b/>
            <w:bCs/>
            <w:spacing w:val="6"/>
            <w:sz w:val="22"/>
            <w:szCs w:val="22"/>
            <w:lang w:eastAsia="en-GB"/>
          </w:rPr>
          <w:t>PMI</w:t>
        </w:r>
        <w:r w:rsidRPr="00C23F38">
          <w:rPr>
            <w:rStyle w:val="Hyperlink"/>
            <w:rFonts w:ascii="Times New Roman" w:eastAsia="Times New Roman" w:hAnsi="Times New Roman" w:cs="Times New Roman"/>
            <w:b/>
            <w:bCs/>
            <w:spacing w:val="6"/>
            <w:sz w:val="22"/>
            <w:szCs w:val="22"/>
            <w:lang w:eastAsia="en-GB"/>
          </w:rPr>
          <w:t>D</w:t>
        </w:r>
      </w:hyperlink>
    </w:p>
    <w:p w14:paraId="5A0BA542" w14:textId="4DD0A5C1" w:rsidR="008C7ADB" w:rsidRDefault="00C50337" w:rsidP="00393E8D">
      <w:pPr>
        <w:spacing w:after="120" w:line="276" w:lineRule="auto"/>
        <w:jc w:val="both"/>
        <w:rPr>
          <w:rFonts w:ascii="Times New Roman" w:eastAsia="Times New Roman" w:hAnsi="Times New Roman" w:cs="Times New Roman"/>
          <w:b/>
          <w:bCs/>
          <w:color w:val="333333"/>
          <w:spacing w:val="6"/>
          <w:sz w:val="22"/>
          <w:szCs w:val="22"/>
          <w:lang w:eastAsia="en-GB"/>
        </w:rPr>
      </w:pPr>
      <w:ins w:id="55" w:author="Dayu Liu (24188516)" w:date="2024-12-05T16:00:00Z" w16du:dateUtc="2024-12-05T08:00:00Z">
        <w:r>
          <w:rPr>
            <w:rFonts w:ascii="Times New Roman" w:eastAsia="Times New Roman" w:hAnsi="Times New Roman" w:cs="Times New Roman"/>
            <w:b/>
            <w:bCs/>
            <w:color w:val="333333"/>
            <w:spacing w:val="6"/>
            <w:sz w:val="22"/>
            <w:szCs w:val="22"/>
            <w:lang w:eastAsia="en-GB"/>
          </w:rPr>
          <w:t>29</w:t>
        </w:r>
      </w:ins>
    </w:p>
    <w:p w14:paraId="4850EB00" w14:textId="4B354A5F" w:rsidR="00097FF4" w:rsidRPr="00157508" w:rsidRDefault="00097FF4" w:rsidP="00393E8D">
      <w:pPr>
        <w:spacing w:after="120" w:line="276" w:lineRule="auto"/>
        <w:jc w:val="both"/>
        <w:rPr>
          <w:rFonts w:ascii="Times New Roman" w:eastAsia="Times New Roman" w:hAnsi="Times New Roman" w:cs="Times New Roman"/>
          <w:color w:val="333333"/>
          <w:spacing w:val="6"/>
          <w:sz w:val="22"/>
          <w:szCs w:val="22"/>
          <w:lang w:eastAsia="en-GB"/>
        </w:rPr>
      </w:pPr>
      <w:r w:rsidRPr="00097FF4">
        <w:rPr>
          <w:rFonts w:ascii="Times New Roman" w:eastAsia="Times New Roman" w:hAnsi="Times New Roman" w:cs="Times New Roman"/>
          <w:color w:val="333333"/>
          <w:spacing w:val="6"/>
          <w:sz w:val="22"/>
          <w:szCs w:val="22"/>
          <w:lang w:eastAsia="en-GB"/>
        </w:rPr>
        <w:t xml:space="preserve">Cruz Rivera, </w:t>
      </w:r>
      <w:r>
        <w:rPr>
          <w:rFonts w:ascii="Times New Roman" w:eastAsia="Times New Roman" w:hAnsi="Times New Roman" w:cs="Times New Roman"/>
          <w:color w:val="333333"/>
          <w:spacing w:val="6"/>
          <w:sz w:val="22"/>
          <w:szCs w:val="22"/>
          <w:lang w:eastAsia="en-GB"/>
        </w:rPr>
        <w:t>et al.</w:t>
      </w:r>
      <w:r w:rsidRPr="00097FF4">
        <w:rPr>
          <w:rFonts w:ascii="Times New Roman" w:eastAsia="Times New Roman" w:hAnsi="Times New Roman" w:cs="Times New Roman"/>
          <w:color w:val="333333"/>
          <w:spacing w:val="6"/>
          <w:sz w:val="22"/>
          <w:szCs w:val="22"/>
          <w:lang w:eastAsia="en-GB"/>
        </w:rPr>
        <w:t xml:space="preserve"> (2020). Guidelines for clinical trial protocols for interventions involving artificial intelligence: the SPIRIT-AI extension. </w:t>
      </w:r>
      <w:r w:rsidRPr="00097FF4">
        <w:rPr>
          <w:rFonts w:ascii="Times New Roman" w:eastAsia="Times New Roman" w:hAnsi="Times New Roman" w:cs="Times New Roman"/>
          <w:i/>
          <w:iCs/>
          <w:color w:val="333333"/>
          <w:spacing w:val="6"/>
          <w:sz w:val="22"/>
          <w:szCs w:val="22"/>
          <w:lang w:eastAsia="en-GB"/>
        </w:rPr>
        <w:t>Nature medicine</w:t>
      </w:r>
      <w:r w:rsidRPr="00097FF4">
        <w:rPr>
          <w:rFonts w:ascii="Times New Roman" w:eastAsia="Times New Roman" w:hAnsi="Times New Roman" w:cs="Times New Roman"/>
          <w:color w:val="333333"/>
          <w:spacing w:val="6"/>
          <w:sz w:val="22"/>
          <w:szCs w:val="22"/>
          <w:lang w:eastAsia="en-GB"/>
        </w:rPr>
        <w:t>, </w:t>
      </w:r>
      <w:r w:rsidRPr="00097FF4">
        <w:rPr>
          <w:rFonts w:ascii="Times New Roman" w:eastAsia="Times New Roman" w:hAnsi="Times New Roman" w:cs="Times New Roman"/>
          <w:i/>
          <w:iCs/>
          <w:color w:val="333333"/>
          <w:spacing w:val="6"/>
          <w:sz w:val="22"/>
          <w:szCs w:val="22"/>
          <w:lang w:eastAsia="en-GB"/>
        </w:rPr>
        <w:t>26</w:t>
      </w:r>
      <w:r w:rsidRPr="00097FF4">
        <w:rPr>
          <w:rFonts w:ascii="Times New Roman" w:eastAsia="Times New Roman" w:hAnsi="Times New Roman" w:cs="Times New Roman"/>
          <w:color w:val="333333"/>
          <w:spacing w:val="6"/>
          <w:sz w:val="22"/>
          <w:szCs w:val="22"/>
          <w:lang w:eastAsia="en-GB"/>
        </w:rPr>
        <w:t xml:space="preserve">(9), 1351–1363.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 </w:t>
      </w:r>
      <w:hyperlink r:id="rId97" w:history="1">
        <w:r w:rsidRPr="00097FF4">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98" w:history="1">
        <w:r w:rsidRPr="00097FF4">
          <w:rPr>
            <w:rStyle w:val="Hyperlink"/>
            <w:rFonts w:ascii="Times New Roman" w:eastAsia="Times New Roman" w:hAnsi="Times New Roman" w:cs="Times New Roman"/>
            <w:b/>
            <w:bCs/>
            <w:spacing w:val="6"/>
            <w:sz w:val="22"/>
            <w:szCs w:val="22"/>
            <w:lang w:eastAsia="en-GB"/>
          </w:rPr>
          <w:t>PMID</w:t>
        </w:r>
      </w:hyperlink>
    </w:p>
    <w:p w14:paraId="3C5A47BD" w14:textId="2900CDF9" w:rsidR="00097FF4" w:rsidRDefault="00C50337" w:rsidP="00393E8D">
      <w:pPr>
        <w:spacing w:after="120" w:line="276" w:lineRule="auto"/>
        <w:jc w:val="both"/>
        <w:rPr>
          <w:rFonts w:ascii="Times New Roman" w:eastAsia="Times New Roman" w:hAnsi="Times New Roman" w:cs="Times New Roman"/>
          <w:b/>
          <w:bCs/>
          <w:color w:val="333333"/>
          <w:spacing w:val="6"/>
          <w:sz w:val="22"/>
          <w:szCs w:val="22"/>
          <w:lang w:eastAsia="en-GB"/>
        </w:rPr>
      </w:pPr>
      <w:ins w:id="56" w:author="Dayu Liu (24188516)" w:date="2024-12-05T16:00:00Z" w16du:dateUtc="2024-12-05T08:00:00Z">
        <w:r>
          <w:rPr>
            <w:rFonts w:ascii="Times New Roman" w:eastAsia="Times New Roman" w:hAnsi="Times New Roman" w:cs="Times New Roman"/>
            <w:b/>
            <w:bCs/>
            <w:color w:val="333333"/>
            <w:spacing w:val="6"/>
            <w:sz w:val="22"/>
            <w:szCs w:val="22"/>
            <w:lang w:eastAsia="en-GB"/>
          </w:rPr>
          <w:t>28</w:t>
        </w:r>
      </w:ins>
    </w:p>
    <w:p w14:paraId="60ECFCD9" w14:textId="12E24F8D" w:rsidR="004D29E0" w:rsidRDefault="004D29E0" w:rsidP="004D29E0">
      <w:pPr>
        <w:spacing w:after="120" w:line="276" w:lineRule="auto"/>
        <w:jc w:val="both"/>
        <w:rPr>
          <w:ins w:id="57" w:author="Dayu Liu (24188516)" w:date="2024-12-05T16:03:00Z" w16du:dateUtc="2024-12-05T08:03:00Z"/>
          <w:rStyle w:val="Hyperlink"/>
          <w:rFonts w:ascii="Times New Roman" w:eastAsia="Times New Roman" w:hAnsi="Times New Roman" w:cs="Times New Roman"/>
          <w:b/>
          <w:bCs/>
          <w:spacing w:val="6"/>
          <w:sz w:val="22"/>
          <w:szCs w:val="22"/>
          <w:lang w:eastAsia="en-GB"/>
        </w:rPr>
      </w:pPr>
      <w:r w:rsidRPr="004D29E0">
        <w:rPr>
          <w:rFonts w:ascii="Times New Roman" w:eastAsia="Times New Roman" w:hAnsi="Times New Roman" w:cs="Times New Roman"/>
          <w:color w:val="333333"/>
          <w:spacing w:val="6"/>
          <w:sz w:val="22"/>
          <w:szCs w:val="22"/>
          <w:lang w:eastAsia="en-GB"/>
        </w:rPr>
        <w:t xml:space="preserve">Zhang, Y., </w:t>
      </w:r>
      <w:r>
        <w:rPr>
          <w:rFonts w:ascii="Times New Roman" w:eastAsia="Times New Roman" w:hAnsi="Times New Roman" w:cs="Times New Roman"/>
          <w:color w:val="333333"/>
          <w:spacing w:val="6"/>
          <w:sz w:val="22"/>
          <w:szCs w:val="22"/>
          <w:lang w:eastAsia="en-GB"/>
        </w:rPr>
        <w:t>et al</w:t>
      </w:r>
      <w:r w:rsidRPr="004D29E0">
        <w:rPr>
          <w:rFonts w:ascii="Times New Roman" w:eastAsia="Times New Roman" w:hAnsi="Times New Roman" w:cs="Times New Roman"/>
          <w:color w:val="333333"/>
          <w:spacing w:val="6"/>
          <w:sz w:val="22"/>
          <w:szCs w:val="22"/>
          <w:lang w:eastAsia="en-GB"/>
        </w:rPr>
        <w:t xml:space="preserve">. (2020). Artificial intelligence-enabled screening for diabetic retinopathy: a real-world, </w:t>
      </w:r>
      <w:proofErr w:type="spellStart"/>
      <w:r w:rsidRPr="004D29E0">
        <w:rPr>
          <w:rFonts w:ascii="Times New Roman" w:eastAsia="Times New Roman" w:hAnsi="Times New Roman" w:cs="Times New Roman"/>
          <w:color w:val="333333"/>
          <w:spacing w:val="6"/>
          <w:sz w:val="22"/>
          <w:szCs w:val="22"/>
          <w:lang w:eastAsia="en-GB"/>
        </w:rPr>
        <w:t>multicenter</w:t>
      </w:r>
      <w:proofErr w:type="spellEnd"/>
      <w:r w:rsidRPr="004D29E0">
        <w:rPr>
          <w:rFonts w:ascii="Times New Roman" w:eastAsia="Times New Roman" w:hAnsi="Times New Roman" w:cs="Times New Roman"/>
          <w:color w:val="333333"/>
          <w:spacing w:val="6"/>
          <w:sz w:val="22"/>
          <w:szCs w:val="22"/>
          <w:lang w:eastAsia="en-GB"/>
        </w:rPr>
        <w:t xml:space="preserve"> and prospective study. </w:t>
      </w:r>
      <w:r w:rsidRPr="00770658">
        <w:rPr>
          <w:rFonts w:ascii="Times New Roman" w:eastAsia="Times New Roman" w:hAnsi="Times New Roman" w:cs="Times New Roman"/>
          <w:i/>
          <w:iCs/>
          <w:color w:val="333333"/>
          <w:spacing w:val="6"/>
          <w:sz w:val="22"/>
          <w:szCs w:val="22"/>
          <w:lang w:eastAsia="en-GB"/>
        </w:rPr>
        <w:t>BMJ open diabetes research &amp; care</w:t>
      </w:r>
      <w:r w:rsidRPr="004D29E0">
        <w:rPr>
          <w:rFonts w:ascii="Times New Roman" w:eastAsia="Times New Roman" w:hAnsi="Times New Roman" w:cs="Times New Roman"/>
          <w:color w:val="333333"/>
          <w:spacing w:val="6"/>
          <w:sz w:val="22"/>
          <w:szCs w:val="22"/>
          <w:lang w:eastAsia="en-GB"/>
        </w:rPr>
        <w:t xml:space="preserve">, 8(1), e001596. </w:t>
      </w:r>
      <w:r w:rsidR="00157508">
        <w:rPr>
          <w:rFonts w:ascii="Times New Roman" w:eastAsia="Times New Roman" w:hAnsi="Times New Roman" w:cs="Times New Roman"/>
          <w:color w:val="333333"/>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99" w:history="1">
        <w:r w:rsidRPr="004D29E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w:t>
      </w:r>
      <w:hyperlink r:id="rId100" w:history="1">
        <w:r w:rsidRPr="004D29E0">
          <w:rPr>
            <w:rStyle w:val="Hyperlink"/>
            <w:rFonts w:ascii="Times New Roman" w:eastAsia="Times New Roman" w:hAnsi="Times New Roman" w:cs="Times New Roman"/>
            <w:b/>
            <w:bCs/>
            <w:spacing w:val="6"/>
            <w:sz w:val="22"/>
            <w:szCs w:val="22"/>
            <w:lang w:eastAsia="en-GB"/>
          </w:rPr>
          <w:t xml:space="preserve"> PMID</w:t>
        </w:r>
      </w:hyperlink>
    </w:p>
    <w:p w14:paraId="2DDB04CE" w14:textId="77777777" w:rsidR="00C50337" w:rsidRPr="00157508" w:rsidRDefault="00C50337" w:rsidP="004D29E0">
      <w:pPr>
        <w:spacing w:after="120" w:line="276" w:lineRule="auto"/>
        <w:jc w:val="both"/>
        <w:rPr>
          <w:rFonts w:ascii="Times New Roman" w:eastAsia="Times New Roman" w:hAnsi="Times New Roman" w:cs="Times New Roman"/>
          <w:color w:val="333333"/>
          <w:spacing w:val="6"/>
          <w:sz w:val="22"/>
          <w:szCs w:val="22"/>
          <w:lang w:eastAsia="en-GB"/>
        </w:rPr>
      </w:pPr>
    </w:p>
    <w:p w14:paraId="799F5106" w14:textId="45AA09F4" w:rsidR="00544711" w:rsidRDefault="00C50337" w:rsidP="00393E8D">
      <w:pPr>
        <w:spacing w:after="120" w:line="276" w:lineRule="auto"/>
        <w:jc w:val="both"/>
        <w:rPr>
          <w:rFonts w:ascii="Times New Roman" w:eastAsia="Times New Roman" w:hAnsi="Times New Roman" w:cs="Times New Roman"/>
          <w:b/>
          <w:bCs/>
          <w:color w:val="333333"/>
          <w:spacing w:val="6"/>
          <w:sz w:val="22"/>
          <w:szCs w:val="22"/>
          <w:lang w:eastAsia="en-GB"/>
        </w:rPr>
      </w:pPr>
      <w:ins w:id="58" w:author="Dayu Liu (24188516)" w:date="2024-12-05T16:03:00Z" w16du:dateUtc="2024-12-05T08:03:00Z">
        <w:r>
          <w:rPr>
            <w:rFonts w:ascii="Times New Roman" w:eastAsia="Times New Roman" w:hAnsi="Times New Roman" w:cs="Times New Roman"/>
            <w:b/>
            <w:bCs/>
            <w:color w:val="333333"/>
            <w:spacing w:val="6"/>
            <w:sz w:val="22"/>
            <w:szCs w:val="22"/>
            <w:lang w:eastAsia="en-GB"/>
          </w:rPr>
          <w:t>30</w:t>
        </w:r>
      </w:ins>
    </w:p>
    <w:p w14:paraId="55A56926" w14:textId="0F129F4E" w:rsidR="00D1643F" w:rsidRDefault="00E600C5" w:rsidP="00393E8D">
      <w:pPr>
        <w:spacing w:after="120" w:line="276" w:lineRule="auto"/>
        <w:jc w:val="both"/>
        <w:rPr>
          <w:rStyle w:val="Hyperlink"/>
          <w:rFonts w:ascii="Times New Roman" w:eastAsia="Times New Roman" w:hAnsi="Times New Roman" w:cs="Times New Roman"/>
          <w:b/>
          <w:bCs/>
          <w:spacing w:val="6"/>
          <w:sz w:val="22"/>
          <w:szCs w:val="22"/>
          <w:lang w:eastAsia="en-GB"/>
        </w:rPr>
      </w:pPr>
      <w:r w:rsidRPr="00BD20C1">
        <w:rPr>
          <w:rFonts w:ascii="Times New Roman" w:eastAsia="Times New Roman" w:hAnsi="Times New Roman" w:cs="Times New Roman"/>
          <w:color w:val="333333"/>
          <w:spacing w:val="6"/>
          <w:sz w:val="22"/>
          <w:szCs w:val="22"/>
          <w:lang w:val="da-DK" w:eastAsia="en-GB"/>
        </w:rPr>
        <w:t xml:space="preserve">Ting, D. S. W., et al. </w:t>
      </w:r>
      <w:r w:rsidRPr="00E600C5">
        <w:rPr>
          <w:rFonts w:ascii="Times New Roman" w:eastAsia="Times New Roman" w:hAnsi="Times New Roman" w:cs="Times New Roman"/>
          <w:color w:val="333333"/>
          <w:spacing w:val="6"/>
          <w:sz w:val="22"/>
          <w:szCs w:val="22"/>
          <w:lang w:eastAsia="en-GB"/>
        </w:rPr>
        <w:t>(2019). Artificial intelligence and deep learning in ophthalmology. </w:t>
      </w:r>
      <w:r w:rsidRPr="00E600C5">
        <w:rPr>
          <w:rFonts w:ascii="Times New Roman" w:eastAsia="Times New Roman" w:hAnsi="Times New Roman" w:cs="Times New Roman"/>
          <w:i/>
          <w:iCs/>
          <w:color w:val="333333"/>
          <w:spacing w:val="6"/>
          <w:sz w:val="22"/>
          <w:szCs w:val="22"/>
          <w:lang w:eastAsia="en-GB"/>
        </w:rPr>
        <w:t>The British journal of ophthalmology</w:t>
      </w:r>
      <w:r w:rsidRPr="00E600C5">
        <w:rPr>
          <w:rFonts w:ascii="Times New Roman" w:eastAsia="Times New Roman" w:hAnsi="Times New Roman" w:cs="Times New Roman"/>
          <w:color w:val="333333"/>
          <w:spacing w:val="6"/>
          <w:sz w:val="22"/>
          <w:szCs w:val="22"/>
          <w:lang w:eastAsia="en-GB"/>
        </w:rPr>
        <w:t>, </w:t>
      </w:r>
      <w:r w:rsidRPr="00E600C5">
        <w:rPr>
          <w:rFonts w:ascii="Times New Roman" w:eastAsia="Times New Roman" w:hAnsi="Times New Roman" w:cs="Times New Roman"/>
          <w:i/>
          <w:iCs/>
          <w:color w:val="333333"/>
          <w:spacing w:val="6"/>
          <w:sz w:val="22"/>
          <w:szCs w:val="22"/>
          <w:lang w:eastAsia="en-GB"/>
        </w:rPr>
        <w:t>103</w:t>
      </w:r>
      <w:r w:rsidRPr="00E600C5">
        <w:rPr>
          <w:rFonts w:ascii="Times New Roman" w:eastAsia="Times New Roman" w:hAnsi="Times New Roman" w:cs="Times New Roman"/>
          <w:color w:val="333333"/>
          <w:spacing w:val="6"/>
          <w:sz w:val="22"/>
          <w:szCs w:val="22"/>
          <w:lang w:eastAsia="en-GB"/>
        </w:rPr>
        <w:t xml:space="preserve">(2), 167–175.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Review and roadmaps | </w:t>
      </w:r>
      <w:hyperlink r:id="rId101" w:history="1">
        <w:r w:rsidRPr="00E600C5">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02" w:history="1">
        <w:r w:rsidRPr="00E600C5">
          <w:rPr>
            <w:rStyle w:val="Hyperlink"/>
            <w:rFonts w:ascii="Times New Roman" w:eastAsia="Times New Roman" w:hAnsi="Times New Roman" w:cs="Times New Roman"/>
            <w:b/>
            <w:bCs/>
            <w:spacing w:val="6"/>
            <w:sz w:val="22"/>
            <w:szCs w:val="22"/>
            <w:lang w:eastAsia="en-GB"/>
          </w:rPr>
          <w:t>PMID</w:t>
        </w:r>
      </w:hyperlink>
    </w:p>
    <w:p w14:paraId="2A941C4A" w14:textId="038576CB" w:rsidR="001B2E84" w:rsidRDefault="00C50337" w:rsidP="00393E8D">
      <w:pPr>
        <w:spacing w:after="120" w:line="276" w:lineRule="auto"/>
        <w:jc w:val="both"/>
        <w:rPr>
          <w:rStyle w:val="Hyperlink"/>
          <w:rFonts w:ascii="Times New Roman" w:eastAsia="Times New Roman" w:hAnsi="Times New Roman" w:cs="Times New Roman"/>
          <w:b/>
          <w:bCs/>
          <w:spacing w:val="6"/>
          <w:sz w:val="22"/>
          <w:szCs w:val="22"/>
          <w:lang w:eastAsia="en-GB"/>
        </w:rPr>
      </w:pPr>
      <w:ins w:id="59" w:author="Dayu Liu (24188516)" w:date="2024-12-05T16:03:00Z" w16du:dateUtc="2024-12-05T08:03:00Z">
        <w:r>
          <w:rPr>
            <w:rStyle w:val="Hyperlink"/>
            <w:rFonts w:ascii="Times New Roman" w:eastAsia="Times New Roman" w:hAnsi="Times New Roman" w:cs="Times New Roman"/>
            <w:b/>
            <w:bCs/>
            <w:spacing w:val="6"/>
            <w:sz w:val="22"/>
            <w:szCs w:val="22"/>
            <w:lang w:eastAsia="en-GB"/>
          </w:rPr>
          <w:t>29</w:t>
        </w:r>
      </w:ins>
    </w:p>
    <w:p w14:paraId="093214DE" w14:textId="23F9418E" w:rsidR="001B2E84" w:rsidRPr="00157508" w:rsidRDefault="001B2E84" w:rsidP="001B2E84">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1B2E84">
        <w:rPr>
          <w:rFonts w:ascii="Times New Roman" w:eastAsia="Times New Roman" w:hAnsi="Times New Roman" w:cs="Times New Roman"/>
          <w:color w:val="FF0000"/>
          <w:spacing w:val="6"/>
          <w:sz w:val="22"/>
          <w:szCs w:val="22"/>
          <w:lang w:eastAsia="en-GB"/>
        </w:rPr>
        <w:t>Dijkers</w:t>
      </w:r>
      <w:proofErr w:type="spellEnd"/>
      <w:r w:rsidRPr="001B2E84">
        <w:rPr>
          <w:rFonts w:ascii="Times New Roman" w:eastAsia="Times New Roman" w:hAnsi="Times New Roman" w:cs="Times New Roman"/>
          <w:color w:val="FF0000"/>
          <w:spacing w:val="6"/>
          <w:sz w:val="22"/>
          <w:szCs w:val="22"/>
          <w:lang w:eastAsia="en-GB"/>
        </w:rPr>
        <w:t xml:space="preserve"> M. (2019). Reduce, reuse, </w:t>
      </w:r>
      <w:proofErr w:type="gramStart"/>
      <w:r w:rsidRPr="001B2E84">
        <w:rPr>
          <w:rFonts w:ascii="Times New Roman" w:eastAsia="Times New Roman" w:hAnsi="Times New Roman" w:cs="Times New Roman"/>
          <w:color w:val="FF0000"/>
          <w:spacing w:val="6"/>
          <w:sz w:val="22"/>
          <w:szCs w:val="22"/>
          <w:lang w:eastAsia="en-GB"/>
        </w:rPr>
        <w:t>recycle:</w:t>
      </w:r>
      <w:proofErr w:type="gramEnd"/>
      <w:r w:rsidRPr="001B2E84">
        <w:rPr>
          <w:rFonts w:ascii="Times New Roman" w:eastAsia="Times New Roman" w:hAnsi="Times New Roman" w:cs="Times New Roman"/>
          <w:color w:val="FF0000"/>
          <w:spacing w:val="6"/>
          <w:sz w:val="22"/>
          <w:szCs w:val="22"/>
          <w:lang w:eastAsia="en-GB"/>
        </w:rPr>
        <w:t xml:space="preserve"> good stewardship of research data. </w:t>
      </w:r>
      <w:r w:rsidRPr="001B2E84">
        <w:rPr>
          <w:rFonts w:ascii="Times New Roman" w:eastAsia="Times New Roman" w:hAnsi="Times New Roman" w:cs="Times New Roman"/>
          <w:i/>
          <w:iCs/>
          <w:color w:val="FF0000"/>
          <w:spacing w:val="6"/>
          <w:sz w:val="22"/>
          <w:szCs w:val="22"/>
          <w:lang w:eastAsia="en-GB"/>
        </w:rPr>
        <w:t>Spinal cord</w:t>
      </w:r>
      <w:r w:rsidRPr="001B2E84">
        <w:rPr>
          <w:rFonts w:ascii="Times New Roman" w:eastAsia="Times New Roman" w:hAnsi="Times New Roman" w:cs="Times New Roman"/>
          <w:color w:val="FF0000"/>
          <w:spacing w:val="6"/>
          <w:sz w:val="22"/>
          <w:szCs w:val="22"/>
          <w:lang w:eastAsia="en-GB"/>
        </w:rPr>
        <w:t>, </w:t>
      </w:r>
      <w:r w:rsidRPr="001B2E84">
        <w:rPr>
          <w:rFonts w:ascii="Times New Roman" w:eastAsia="Times New Roman" w:hAnsi="Times New Roman" w:cs="Times New Roman"/>
          <w:i/>
          <w:iCs/>
          <w:color w:val="FF0000"/>
          <w:spacing w:val="6"/>
          <w:sz w:val="22"/>
          <w:szCs w:val="22"/>
          <w:lang w:eastAsia="en-GB"/>
        </w:rPr>
        <w:t>57</w:t>
      </w:r>
      <w:r w:rsidRPr="001B2E84">
        <w:rPr>
          <w:rFonts w:ascii="Times New Roman" w:eastAsia="Times New Roman" w:hAnsi="Times New Roman" w:cs="Times New Roman"/>
          <w:color w:val="FF0000"/>
          <w:spacing w:val="6"/>
          <w:sz w:val="22"/>
          <w:szCs w:val="22"/>
          <w:lang w:eastAsia="en-GB"/>
        </w:rPr>
        <w:t>(3), 165–166.</w:t>
      </w:r>
      <w:r>
        <w:rPr>
          <w:rFonts w:ascii="Times New Roman" w:eastAsia="Times New Roman" w:hAnsi="Times New Roman" w:cs="Times New Roman"/>
          <w:color w:val="FF0000"/>
          <w:spacing w:val="6"/>
          <w:sz w:val="22"/>
          <w:szCs w:val="22"/>
          <w:lang w:eastAsia="en-GB"/>
        </w:rPr>
        <w:t xml:space="preserve">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Open science general resources, Review and roadmaps | </w:t>
      </w:r>
      <w:hyperlink r:id="rId103" w:history="1">
        <w:r w:rsidRPr="001B2E84">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04" w:history="1">
        <w:r w:rsidRPr="001B2E84">
          <w:rPr>
            <w:rStyle w:val="Hyperlink"/>
            <w:rFonts w:ascii="Times New Roman" w:eastAsia="Times New Roman" w:hAnsi="Times New Roman" w:cs="Times New Roman"/>
            <w:b/>
            <w:bCs/>
            <w:spacing w:val="6"/>
            <w:sz w:val="22"/>
            <w:szCs w:val="22"/>
            <w:lang w:eastAsia="en-GB"/>
          </w:rPr>
          <w:t>PMID</w:t>
        </w:r>
      </w:hyperlink>
    </w:p>
    <w:p w14:paraId="4EBA6FF0" w14:textId="40FADCCA" w:rsidR="00E600C5" w:rsidRDefault="00B15A10" w:rsidP="00393E8D">
      <w:pPr>
        <w:spacing w:after="120" w:line="276" w:lineRule="auto"/>
        <w:jc w:val="both"/>
        <w:rPr>
          <w:rFonts w:ascii="Times New Roman" w:eastAsia="Times New Roman" w:hAnsi="Times New Roman" w:cs="Times New Roman"/>
          <w:b/>
          <w:bCs/>
          <w:color w:val="333333"/>
          <w:spacing w:val="6"/>
          <w:sz w:val="22"/>
          <w:szCs w:val="22"/>
          <w:lang w:eastAsia="en-GB"/>
        </w:rPr>
      </w:pPr>
      <w:ins w:id="60" w:author="Dayu Liu (24188516)" w:date="2024-12-05T16:05:00Z" w16du:dateUtc="2024-12-05T08:05:00Z">
        <w:r>
          <w:rPr>
            <w:rFonts w:ascii="Times New Roman" w:eastAsia="Times New Roman" w:hAnsi="Times New Roman" w:cs="Times New Roman"/>
            <w:b/>
            <w:bCs/>
            <w:color w:val="333333"/>
            <w:spacing w:val="6"/>
            <w:sz w:val="22"/>
            <w:szCs w:val="22"/>
            <w:lang w:eastAsia="en-GB"/>
          </w:rPr>
          <w:t>28</w:t>
        </w:r>
      </w:ins>
    </w:p>
    <w:p w14:paraId="5E28B0E5" w14:textId="4FB117FE" w:rsidR="004D29E0" w:rsidRPr="00157508" w:rsidRDefault="004D29E0" w:rsidP="004D29E0">
      <w:pPr>
        <w:spacing w:after="120" w:line="276" w:lineRule="auto"/>
        <w:jc w:val="both"/>
        <w:rPr>
          <w:rFonts w:ascii="Times New Roman" w:eastAsia="Times New Roman" w:hAnsi="Times New Roman" w:cs="Times New Roman"/>
          <w:color w:val="333333"/>
          <w:spacing w:val="6"/>
          <w:sz w:val="22"/>
          <w:szCs w:val="22"/>
          <w:lang w:eastAsia="en-GB"/>
        </w:rPr>
      </w:pPr>
      <w:proofErr w:type="spellStart"/>
      <w:r w:rsidRPr="004D29E0">
        <w:rPr>
          <w:rFonts w:ascii="Times New Roman" w:eastAsia="Times New Roman" w:hAnsi="Times New Roman" w:cs="Times New Roman"/>
          <w:color w:val="333333"/>
          <w:spacing w:val="6"/>
          <w:sz w:val="22"/>
          <w:szCs w:val="22"/>
          <w:lang w:eastAsia="en-GB"/>
        </w:rPr>
        <w:t>Bellemo</w:t>
      </w:r>
      <w:proofErr w:type="spellEnd"/>
      <w:r w:rsidRPr="004D29E0">
        <w:rPr>
          <w:rFonts w:ascii="Times New Roman" w:eastAsia="Times New Roman" w:hAnsi="Times New Roman" w:cs="Times New Roman"/>
          <w:color w:val="333333"/>
          <w:spacing w:val="6"/>
          <w:sz w:val="22"/>
          <w:szCs w:val="22"/>
          <w:lang w:eastAsia="en-GB"/>
        </w:rPr>
        <w:t xml:space="preserve">, V., </w:t>
      </w:r>
      <w:r>
        <w:rPr>
          <w:rFonts w:ascii="Times New Roman" w:eastAsia="Times New Roman" w:hAnsi="Times New Roman" w:cs="Times New Roman"/>
          <w:color w:val="333333"/>
          <w:spacing w:val="6"/>
          <w:sz w:val="22"/>
          <w:szCs w:val="22"/>
          <w:lang w:eastAsia="en-GB"/>
        </w:rPr>
        <w:t>et al.</w:t>
      </w:r>
      <w:r w:rsidRPr="004D29E0">
        <w:rPr>
          <w:rFonts w:ascii="Times New Roman" w:eastAsia="Times New Roman" w:hAnsi="Times New Roman" w:cs="Times New Roman"/>
          <w:color w:val="333333"/>
          <w:spacing w:val="6"/>
          <w:sz w:val="22"/>
          <w:szCs w:val="22"/>
          <w:lang w:eastAsia="en-GB"/>
        </w:rPr>
        <w:t xml:space="preserve"> (2019). Artificial </w:t>
      </w:r>
      <w:r w:rsidR="00A9625F" w:rsidRPr="004D29E0">
        <w:rPr>
          <w:rFonts w:ascii="Times New Roman" w:eastAsia="Times New Roman" w:hAnsi="Times New Roman" w:cs="Times New Roman"/>
          <w:color w:val="333333"/>
          <w:spacing w:val="6"/>
          <w:sz w:val="22"/>
          <w:szCs w:val="22"/>
          <w:lang w:eastAsia="en-GB"/>
        </w:rPr>
        <w:t>intelligence screening for diabetic retinopathy: the real-world emerging application.</w:t>
      </w:r>
      <w:r w:rsidRPr="004D29E0">
        <w:rPr>
          <w:rFonts w:ascii="Times New Roman" w:eastAsia="Times New Roman" w:hAnsi="Times New Roman" w:cs="Times New Roman"/>
          <w:color w:val="333333"/>
          <w:spacing w:val="6"/>
          <w:sz w:val="22"/>
          <w:szCs w:val="22"/>
          <w:lang w:eastAsia="en-GB"/>
        </w:rPr>
        <w:t> </w:t>
      </w:r>
      <w:r w:rsidRPr="00770658">
        <w:rPr>
          <w:rFonts w:ascii="Times New Roman" w:eastAsia="Times New Roman" w:hAnsi="Times New Roman" w:cs="Times New Roman"/>
          <w:i/>
          <w:iCs/>
          <w:color w:val="333333"/>
          <w:spacing w:val="6"/>
          <w:sz w:val="22"/>
          <w:szCs w:val="22"/>
          <w:lang w:eastAsia="en-GB"/>
        </w:rPr>
        <w:t>Current diabetes reports</w:t>
      </w:r>
      <w:r w:rsidRPr="004D29E0">
        <w:rPr>
          <w:rFonts w:ascii="Times New Roman" w:eastAsia="Times New Roman" w:hAnsi="Times New Roman" w:cs="Times New Roman"/>
          <w:color w:val="333333"/>
          <w:spacing w:val="6"/>
          <w:sz w:val="22"/>
          <w:szCs w:val="22"/>
          <w:lang w:eastAsia="en-GB"/>
        </w:rPr>
        <w:t xml:space="preserve">, 19(9), 72.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05" w:history="1">
        <w:r w:rsidRPr="004D29E0">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06" w:history="1">
        <w:r w:rsidRPr="004D29E0">
          <w:rPr>
            <w:rStyle w:val="Hyperlink"/>
            <w:rFonts w:ascii="Times New Roman" w:eastAsia="Times New Roman" w:hAnsi="Times New Roman" w:cs="Times New Roman"/>
            <w:b/>
            <w:bCs/>
            <w:spacing w:val="6"/>
            <w:sz w:val="22"/>
            <w:szCs w:val="22"/>
            <w:lang w:eastAsia="en-GB"/>
          </w:rPr>
          <w:t>PMID</w:t>
        </w:r>
      </w:hyperlink>
    </w:p>
    <w:p w14:paraId="666D707C" w14:textId="48C71F07" w:rsidR="002A4860" w:rsidRDefault="00B15A10" w:rsidP="00393E8D">
      <w:pPr>
        <w:spacing w:after="120" w:line="276" w:lineRule="auto"/>
        <w:jc w:val="both"/>
        <w:rPr>
          <w:rFonts w:ascii="Times New Roman" w:eastAsia="Times New Roman" w:hAnsi="Times New Roman" w:cs="Times New Roman"/>
          <w:b/>
          <w:bCs/>
          <w:color w:val="333333"/>
          <w:spacing w:val="6"/>
          <w:sz w:val="22"/>
          <w:szCs w:val="22"/>
          <w:lang w:eastAsia="en-GB"/>
        </w:rPr>
      </w:pPr>
      <w:ins w:id="61" w:author="Dayu Liu (24188516)" w:date="2024-12-05T16:05:00Z" w16du:dateUtc="2024-12-05T08:05:00Z">
        <w:r>
          <w:rPr>
            <w:rFonts w:ascii="Times New Roman" w:eastAsia="Times New Roman" w:hAnsi="Times New Roman" w:cs="Times New Roman"/>
            <w:b/>
            <w:bCs/>
            <w:color w:val="333333"/>
            <w:spacing w:val="6"/>
            <w:sz w:val="22"/>
            <w:szCs w:val="22"/>
            <w:lang w:eastAsia="en-GB"/>
          </w:rPr>
          <w:t>27</w:t>
        </w:r>
      </w:ins>
    </w:p>
    <w:p w14:paraId="0B1CF89C" w14:textId="47C18AFA" w:rsidR="0038728D" w:rsidRDefault="0038728D" w:rsidP="0038728D">
      <w:pPr>
        <w:spacing w:after="120" w:line="276" w:lineRule="auto"/>
        <w:jc w:val="both"/>
        <w:rPr>
          <w:ins w:id="62" w:author="Dayu Liu (24188516)" w:date="2024-12-05T16:06:00Z" w16du:dateUtc="2024-12-05T08:06:00Z"/>
          <w:rStyle w:val="Hyperlink"/>
          <w:rFonts w:ascii="Times New Roman" w:eastAsia="Times New Roman" w:hAnsi="Times New Roman" w:cs="Times New Roman"/>
          <w:b/>
          <w:bCs/>
          <w:spacing w:val="6"/>
          <w:sz w:val="22"/>
          <w:szCs w:val="22"/>
          <w:lang w:eastAsia="en-GB"/>
        </w:rPr>
      </w:pPr>
      <w:proofErr w:type="spellStart"/>
      <w:r w:rsidRPr="0038728D">
        <w:rPr>
          <w:rFonts w:ascii="Times New Roman" w:eastAsia="Times New Roman" w:hAnsi="Times New Roman" w:cs="Times New Roman"/>
          <w:color w:val="333333"/>
          <w:spacing w:val="6"/>
          <w:sz w:val="22"/>
          <w:szCs w:val="22"/>
          <w:lang w:eastAsia="en-GB"/>
        </w:rPr>
        <w:t>Raumviboonsuk</w:t>
      </w:r>
      <w:proofErr w:type="spellEnd"/>
      <w:r w:rsidRPr="0038728D">
        <w:rPr>
          <w:rFonts w:ascii="Times New Roman" w:eastAsia="Times New Roman" w:hAnsi="Times New Roman" w:cs="Times New Roman"/>
          <w:color w:val="333333"/>
          <w:spacing w:val="6"/>
          <w:sz w:val="22"/>
          <w:szCs w:val="22"/>
          <w:lang w:eastAsia="en-GB"/>
        </w:rPr>
        <w:t xml:space="preserve">, P., </w:t>
      </w:r>
      <w:r>
        <w:rPr>
          <w:rFonts w:ascii="Times New Roman" w:eastAsia="Times New Roman" w:hAnsi="Times New Roman" w:cs="Times New Roman"/>
          <w:color w:val="333333"/>
          <w:spacing w:val="6"/>
          <w:sz w:val="22"/>
          <w:szCs w:val="22"/>
          <w:lang w:eastAsia="en-GB"/>
        </w:rPr>
        <w:t>et al</w:t>
      </w:r>
      <w:r w:rsidRPr="0038728D">
        <w:rPr>
          <w:rFonts w:ascii="Times New Roman" w:eastAsia="Times New Roman" w:hAnsi="Times New Roman" w:cs="Times New Roman"/>
          <w:color w:val="333333"/>
          <w:spacing w:val="6"/>
          <w:sz w:val="22"/>
          <w:szCs w:val="22"/>
          <w:lang w:eastAsia="en-GB"/>
        </w:rPr>
        <w:t>. (2019). Deep learning versus human graders for classifying diabetic retinopathy severity in a nationwide screening program. </w:t>
      </w:r>
      <w:r w:rsidRPr="0038728D">
        <w:rPr>
          <w:rFonts w:ascii="Times New Roman" w:eastAsia="Times New Roman" w:hAnsi="Times New Roman" w:cs="Times New Roman"/>
          <w:i/>
          <w:iCs/>
          <w:color w:val="333333"/>
          <w:spacing w:val="6"/>
          <w:sz w:val="22"/>
          <w:szCs w:val="22"/>
          <w:lang w:eastAsia="en-GB"/>
        </w:rPr>
        <w:t>NPJ digital medicine</w:t>
      </w:r>
      <w:r w:rsidRPr="0038728D">
        <w:rPr>
          <w:rFonts w:ascii="Times New Roman" w:eastAsia="Times New Roman" w:hAnsi="Times New Roman" w:cs="Times New Roman"/>
          <w:color w:val="333333"/>
          <w:spacing w:val="6"/>
          <w:sz w:val="22"/>
          <w:szCs w:val="22"/>
          <w:lang w:eastAsia="en-GB"/>
        </w:rPr>
        <w:t>, </w:t>
      </w:r>
      <w:r w:rsidRPr="0038728D">
        <w:rPr>
          <w:rFonts w:ascii="Times New Roman" w:eastAsia="Times New Roman" w:hAnsi="Times New Roman" w:cs="Times New Roman"/>
          <w:i/>
          <w:iCs/>
          <w:color w:val="333333"/>
          <w:spacing w:val="6"/>
          <w:sz w:val="22"/>
          <w:szCs w:val="22"/>
          <w:lang w:eastAsia="en-GB"/>
        </w:rPr>
        <w:t>2</w:t>
      </w:r>
      <w:r w:rsidRPr="0038728D">
        <w:rPr>
          <w:rFonts w:ascii="Times New Roman" w:eastAsia="Times New Roman" w:hAnsi="Times New Roman" w:cs="Times New Roman"/>
          <w:color w:val="333333"/>
          <w:spacing w:val="6"/>
          <w:sz w:val="22"/>
          <w:szCs w:val="22"/>
          <w:lang w:eastAsia="en-GB"/>
        </w:rPr>
        <w:t xml:space="preserve">, 25. </w:t>
      </w:r>
      <w:r w:rsidRPr="00162112">
        <w:rPr>
          <w:rFonts w:ascii="Times New Roman" w:eastAsia="Times New Roman" w:hAnsi="Times New Roman" w:cs="Times New Roman"/>
          <w:b/>
          <w:bCs/>
          <w:color w:val="00B050"/>
          <w:spacing w:val="6"/>
          <w:sz w:val="22"/>
          <w:szCs w:val="22"/>
          <w:lang w:eastAsia="en-GB"/>
        </w:rPr>
        <w:t>TOPICS</w:t>
      </w:r>
      <w:r>
        <w:rPr>
          <w:rFonts w:ascii="Times New Roman" w:eastAsia="Times New Roman" w:hAnsi="Times New Roman" w:cs="Times New Roman"/>
          <w:b/>
          <w:bCs/>
          <w:color w:val="333333"/>
          <w:spacing w:val="6"/>
          <w:sz w:val="22"/>
          <w:szCs w:val="22"/>
          <w:lang w:eastAsia="en-GB"/>
        </w:rPr>
        <w:t xml:space="preserve"> Datasets, Software tools, DR | </w:t>
      </w:r>
      <w:hyperlink r:id="rId107" w:history="1">
        <w:r w:rsidRPr="0038728D">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08" w:history="1">
        <w:r w:rsidRPr="0038728D">
          <w:rPr>
            <w:rStyle w:val="Hyperlink"/>
            <w:rFonts w:ascii="Times New Roman" w:eastAsia="Times New Roman" w:hAnsi="Times New Roman" w:cs="Times New Roman"/>
            <w:b/>
            <w:bCs/>
            <w:spacing w:val="6"/>
            <w:sz w:val="22"/>
            <w:szCs w:val="22"/>
            <w:lang w:eastAsia="en-GB"/>
          </w:rPr>
          <w:t>PMID</w:t>
        </w:r>
      </w:hyperlink>
    </w:p>
    <w:p w14:paraId="6358B6D9" w14:textId="77777777" w:rsidR="00B15A10" w:rsidRPr="00157508" w:rsidRDefault="00B15A10" w:rsidP="0038728D">
      <w:pPr>
        <w:spacing w:after="120" w:line="276" w:lineRule="auto"/>
        <w:jc w:val="both"/>
        <w:rPr>
          <w:rFonts w:ascii="Times New Roman" w:eastAsia="Times New Roman" w:hAnsi="Times New Roman" w:cs="Times New Roman"/>
          <w:color w:val="333333"/>
          <w:spacing w:val="6"/>
          <w:sz w:val="22"/>
          <w:szCs w:val="22"/>
          <w:lang w:eastAsia="en-GB"/>
        </w:rPr>
      </w:pPr>
    </w:p>
    <w:p w14:paraId="1C521B53" w14:textId="7F42A4F6" w:rsidR="0038728D" w:rsidRDefault="00B15A10" w:rsidP="00393E8D">
      <w:pPr>
        <w:spacing w:after="120" w:line="276" w:lineRule="auto"/>
        <w:jc w:val="both"/>
        <w:rPr>
          <w:rFonts w:ascii="Times New Roman" w:eastAsia="Times New Roman" w:hAnsi="Times New Roman" w:cs="Times New Roman"/>
          <w:b/>
          <w:bCs/>
          <w:color w:val="333333"/>
          <w:spacing w:val="6"/>
          <w:sz w:val="22"/>
          <w:szCs w:val="22"/>
          <w:lang w:eastAsia="en-GB"/>
        </w:rPr>
      </w:pPr>
      <w:ins w:id="63" w:author="Dayu Liu (24188516)" w:date="2024-12-05T16:06:00Z" w16du:dateUtc="2024-12-05T08:06:00Z">
        <w:r>
          <w:rPr>
            <w:rFonts w:ascii="Times New Roman" w:eastAsia="Times New Roman" w:hAnsi="Times New Roman" w:cs="Times New Roman"/>
            <w:b/>
            <w:bCs/>
            <w:color w:val="333333"/>
            <w:spacing w:val="6"/>
            <w:sz w:val="22"/>
            <w:szCs w:val="22"/>
            <w:lang w:eastAsia="en-GB"/>
          </w:rPr>
          <w:t>30</w:t>
        </w:r>
      </w:ins>
    </w:p>
    <w:p w14:paraId="691D8B93" w14:textId="66FD69F7" w:rsidR="002A4860" w:rsidRPr="00BD20C1" w:rsidRDefault="002A4860" w:rsidP="002A4860">
      <w:pPr>
        <w:spacing w:after="120" w:line="276" w:lineRule="auto"/>
        <w:jc w:val="both"/>
        <w:rPr>
          <w:rStyle w:val="Hyperlink"/>
          <w:rFonts w:ascii="Times New Roman" w:eastAsia="Times New Roman" w:hAnsi="Times New Roman" w:cs="Times New Roman"/>
          <w:b/>
          <w:bCs/>
          <w:spacing w:val="6"/>
          <w:sz w:val="22"/>
          <w:szCs w:val="22"/>
          <w:lang w:val="da-DK" w:eastAsia="en-GB"/>
        </w:rPr>
      </w:pPr>
      <w:proofErr w:type="spellStart"/>
      <w:r w:rsidRPr="002A4860">
        <w:rPr>
          <w:rFonts w:ascii="Times New Roman" w:eastAsia="Times New Roman" w:hAnsi="Times New Roman" w:cs="Times New Roman"/>
          <w:color w:val="333333"/>
          <w:spacing w:val="6"/>
          <w:sz w:val="22"/>
          <w:szCs w:val="22"/>
          <w:lang w:eastAsia="en-GB"/>
        </w:rPr>
        <w:t>Abràmoff</w:t>
      </w:r>
      <w:proofErr w:type="spellEnd"/>
      <w:r w:rsidRPr="002A4860">
        <w:rPr>
          <w:rFonts w:ascii="Times New Roman" w:eastAsia="Times New Roman" w:hAnsi="Times New Roman" w:cs="Times New Roman"/>
          <w:color w:val="333333"/>
          <w:spacing w:val="6"/>
          <w:sz w:val="22"/>
          <w:szCs w:val="22"/>
          <w:lang w:eastAsia="en-GB"/>
        </w:rPr>
        <w:t xml:space="preserve">, M. D., </w:t>
      </w:r>
      <w:r>
        <w:rPr>
          <w:rFonts w:ascii="Times New Roman" w:eastAsia="Times New Roman" w:hAnsi="Times New Roman" w:cs="Times New Roman"/>
          <w:color w:val="333333"/>
          <w:spacing w:val="6"/>
          <w:sz w:val="22"/>
          <w:szCs w:val="22"/>
          <w:lang w:eastAsia="en-GB"/>
        </w:rPr>
        <w:t>et al.</w:t>
      </w:r>
      <w:r w:rsidRPr="002A4860">
        <w:rPr>
          <w:rFonts w:ascii="Times New Roman" w:eastAsia="Times New Roman" w:hAnsi="Times New Roman" w:cs="Times New Roman"/>
          <w:color w:val="333333"/>
          <w:spacing w:val="6"/>
          <w:sz w:val="22"/>
          <w:szCs w:val="22"/>
          <w:lang w:eastAsia="en-GB"/>
        </w:rPr>
        <w:t xml:space="preserve"> (2018). Pivotal trial of an autonomous AI-based diagnostic system for detection of diabetic retinopathy in primary care offices. </w:t>
      </w:r>
      <w:r w:rsidRPr="00BD20C1">
        <w:rPr>
          <w:rFonts w:ascii="Times New Roman" w:eastAsia="Times New Roman" w:hAnsi="Times New Roman" w:cs="Times New Roman"/>
          <w:i/>
          <w:iCs/>
          <w:color w:val="333333"/>
          <w:spacing w:val="6"/>
          <w:sz w:val="22"/>
          <w:szCs w:val="22"/>
          <w:lang w:val="da-DK" w:eastAsia="en-GB"/>
        </w:rPr>
        <w:t>NPJ digital medicine</w:t>
      </w:r>
      <w:r w:rsidRPr="00BD20C1">
        <w:rPr>
          <w:rFonts w:ascii="Times New Roman" w:eastAsia="Times New Roman" w:hAnsi="Times New Roman" w:cs="Times New Roman"/>
          <w:color w:val="333333"/>
          <w:spacing w:val="6"/>
          <w:sz w:val="22"/>
          <w:szCs w:val="22"/>
          <w:lang w:val="da-DK" w:eastAsia="en-GB"/>
        </w:rPr>
        <w:t xml:space="preserve">, 1, 39. </w:t>
      </w:r>
      <w:r w:rsidRPr="00BD20C1">
        <w:rPr>
          <w:rFonts w:ascii="Times New Roman" w:eastAsia="Times New Roman" w:hAnsi="Times New Roman" w:cs="Times New Roman"/>
          <w:b/>
          <w:bCs/>
          <w:color w:val="00B050"/>
          <w:spacing w:val="6"/>
          <w:sz w:val="22"/>
          <w:szCs w:val="22"/>
          <w:lang w:val="da-DK" w:eastAsia="en-GB"/>
        </w:rPr>
        <w:t>TOPICS</w:t>
      </w:r>
      <w:r w:rsidRPr="00BD20C1">
        <w:rPr>
          <w:rFonts w:ascii="Times New Roman" w:eastAsia="Times New Roman" w:hAnsi="Times New Roman" w:cs="Times New Roman"/>
          <w:b/>
          <w:bCs/>
          <w:color w:val="333333"/>
          <w:spacing w:val="6"/>
          <w:sz w:val="22"/>
          <w:szCs w:val="22"/>
          <w:lang w:val="da-DK" w:eastAsia="en-GB"/>
        </w:rPr>
        <w:t xml:space="preserve"> Datasets, Software tools, DR | </w:t>
      </w:r>
      <w:r>
        <w:fldChar w:fldCharType="begin"/>
      </w:r>
      <w:r>
        <w:instrText>HYPERLINK "https://doi.org/10.1038/s41746-018-0040-6"</w:instrText>
      </w:r>
      <w:r>
        <w:fldChar w:fldCharType="separate"/>
      </w:r>
      <w:r w:rsidRPr="00BD20C1">
        <w:rPr>
          <w:rStyle w:val="Hyperlink"/>
          <w:rFonts w:ascii="Times New Roman" w:eastAsia="Times New Roman" w:hAnsi="Times New Roman" w:cs="Times New Roman"/>
          <w:b/>
          <w:bCs/>
          <w:spacing w:val="6"/>
          <w:sz w:val="22"/>
          <w:szCs w:val="22"/>
          <w:lang w:val="da-DK" w:eastAsia="en-GB"/>
        </w:rPr>
        <w:t>DOI</w:t>
      </w:r>
      <w:r>
        <w:rPr>
          <w:rStyle w:val="Hyperlink"/>
          <w:rFonts w:ascii="Times New Roman" w:eastAsia="Times New Roman" w:hAnsi="Times New Roman" w:cs="Times New Roman"/>
          <w:b/>
          <w:bCs/>
          <w:spacing w:val="6"/>
          <w:sz w:val="22"/>
          <w:szCs w:val="22"/>
          <w:lang w:val="da-DK" w:eastAsia="en-GB"/>
        </w:rPr>
        <w:fldChar w:fldCharType="end"/>
      </w:r>
      <w:r w:rsidRPr="00BD20C1">
        <w:rPr>
          <w:rFonts w:ascii="Times New Roman" w:eastAsia="Times New Roman" w:hAnsi="Times New Roman" w:cs="Times New Roman"/>
          <w:b/>
          <w:bCs/>
          <w:color w:val="92D050"/>
          <w:spacing w:val="6"/>
          <w:sz w:val="22"/>
          <w:szCs w:val="22"/>
          <w:lang w:val="da-DK" w:eastAsia="en-GB"/>
        </w:rPr>
        <w:t xml:space="preserve"> </w:t>
      </w:r>
      <w:r w:rsidRPr="00BD20C1">
        <w:rPr>
          <w:rFonts w:ascii="Times New Roman" w:eastAsia="Times New Roman" w:hAnsi="Times New Roman" w:cs="Times New Roman"/>
          <w:b/>
          <w:bCs/>
          <w:color w:val="333333"/>
          <w:spacing w:val="6"/>
          <w:sz w:val="22"/>
          <w:szCs w:val="22"/>
          <w:lang w:val="da-DK" w:eastAsia="en-GB"/>
        </w:rPr>
        <w:t xml:space="preserve">| </w:t>
      </w:r>
      <w:hyperlink r:id="rId109" w:history="1">
        <w:r w:rsidRPr="00BD20C1">
          <w:rPr>
            <w:rStyle w:val="Hyperlink"/>
            <w:rFonts w:ascii="Times New Roman" w:eastAsia="Times New Roman" w:hAnsi="Times New Roman" w:cs="Times New Roman"/>
            <w:b/>
            <w:bCs/>
            <w:spacing w:val="6"/>
            <w:sz w:val="22"/>
            <w:szCs w:val="22"/>
            <w:lang w:val="da-DK" w:eastAsia="en-GB"/>
          </w:rPr>
          <w:t>PMID</w:t>
        </w:r>
      </w:hyperlink>
    </w:p>
    <w:p w14:paraId="5344B00B" w14:textId="77777777" w:rsidR="008D7748" w:rsidRDefault="008D7748" w:rsidP="002A4860">
      <w:pPr>
        <w:spacing w:after="120" w:line="276" w:lineRule="auto"/>
        <w:jc w:val="both"/>
        <w:rPr>
          <w:ins w:id="64" w:author="Dayu Liu (24188516)" w:date="2024-12-05T16:06:00Z" w16du:dateUtc="2024-12-05T08:06:00Z"/>
          <w:rStyle w:val="Hyperlink"/>
          <w:rFonts w:ascii="Times New Roman" w:eastAsia="Times New Roman" w:hAnsi="Times New Roman" w:cs="Times New Roman"/>
          <w:b/>
          <w:bCs/>
          <w:spacing w:val="6"/>
          <w:sz w:val="22"/>
          <w:szCs w:val="22"/>
          <w:lang w:val="da-DK" w:eastAsia="en-GB"/>
        </w:rPr>
      </w:pPr>
    </w:p>
    <w:p w14:paraId="4FC2740E" w14:textId="4A50403E" w:rsidR="00B15A10" w:rsidRPr="00BD20C1" w:rsidRDefault="00B15A10" w:rsidP="002A4860">
      <w:pPr>
        <w:spacing w:after="120" w:line="276" w:lineRule="auto"/>
        <w:jc w:val="both"/>
        <w:rPr>
          <w:rStyle w:val="Hyperlink"/>
          <w:rFonts w:ascii="Times New Roman" w:eastAsia="Times New Roman" w:hAnsi="Times New Roman" w:cs="Times New Roman"/>
          <w:b/>
          <w:bCs/>
          <w:spacing w:val="6"/>
          <w:sz w:val="22"/>
          <w:szCs w:val="22"/>
          <w:lang w:val="da-DK" w:eastAsia="en-GB"/>
        </w:rPr>
      </w:pPr>
      <w:ins w:id="65" w:author="Dayu Liu (24188516)" w:date="2024-12-05T16:06:00Z" w16du:dateUtc="2024-12-05T08:06:00Z">
        <w:r>
          <w:rPr>
            <w:rStyle w:val="Hyperlink"/>
            <w:rFonts w:ascii="Times New Roman" w:eastAsia="Times New Roman" w:hAnsi="Times New Roman" w:cs="Times New Roman"/>
            <w:b/>
            <w:bCs/>
            <w:spacing w:val="6"/>
            <w:sz w:val="22"/>
            <w:szCs w:val="22"/>
            <w:lang w:val="da-DK" w:eastAsia="en-GB"/>
          </w:rPr>
          <w:t>30</w:t>
        </w:r>
      </w:ins>
    </w:p>
    <w:p w14:paraId="7F98FA59" w14:textId="75E8B832" w:rsidR="008D7748" w:rsidRPr="008D7748" w:rsidRDefault="008D7748" w:rsidP="002A4860">
      <w:pPr>
        <w:spacing w:after="120" w:line="276" w:lineRule="auto"/>
        <w:jc w:val="both"/>
        <w:rPr>
          <w:rStyle w:val="Hyperlink"/>
          <w:rFonts w:ascii="Times New Roman" w:eastAsia="Times New Roman" w:hAnsi="Times New Roman" w:cs="Times New Roman"/>
          <w:color w:val="FF0000"/>
          <w:spacing w:val="6"/>
          <w:sz w:val="22"/>
          <w:szCs w:val="22"/>
          <w:u w:val="none"/>
          <w:lang w:eastAsia="en-GB"/>
        </w:rPr>
      </w:pPr>
      <w:r w:rsidRPr="00BD20C1">
        <w:rPr>
          <w:rFonts w:ascii="Times New Roman" w:eastAsia="Times New Roman" w:hAnsi="Times New Roman" w:cs="Times New Roman"/>
          <w:color w:val="FF0000"/>
          <w:spacing w:val="6"/>
          <w:sz w:val="22"/>
          <w:szCs w:val="22"/>
          <w:lang w:val="da-DK" w:eastAsia="en-GB"/>
        </w:rPr>
        <w:t xml:space="preserve">Ihle, M., et al. </w:t>
      </w:r>
      <w:r w:rsidRPr="008D7748">
        <w:rPr>
          <w:rFonts w:ascii="Times New Roman" w:eastAsia="Times New Roman" w:hAnsi="Times New Roman" w:cs="Times New Roman"/>
          <w:color w:val="FF0000"/>
          <w:spacing w:val="6"/>
          <w:sz w:val="22"/>
          <w:szCs w:val="22"/>
          <w:lang w:eastAsia="en-GB"/>
        </w:rPr>
        <w:t xml:space="preserve">(2017). Striving for transparent and credible research: practical guidelines for </w:t>
      </w:r>
      <w:proofErr w:type="spellStart"/>
      <w:r w:rsidRPr="008D7748">
        <w:rPr>
          <w:rFonts w:ascii="Times New Roman" w:eastAsia="Times New Roman" w:hAnsi="Times New Roman" w:cs="Times New Roman"/>
          <w:color w:val="FF0000"/>
          <w:spacing w:val="6"/>
          <w:sz w:val="22"/>
          <w:szCs w:val="22"/>
          <w:lang w:eastAsia="en-GB"/>
        </w:rPr>
        <w:t>behavioral</w:t>
      </w:r>
      <w:proofErr w:type="spellEnd"/>
      <w:r w:rsidRPr="008D7748">
        <w:rPr>
          <w:rFonts w:ascii="Times New Roman" w:eastAsia="Times New Roman" w:hAnsi="Times New Roman" w:cs="Times New Roman"/>
          <w:color w:val="FF0000"/>
          <w:spacing w:val="6"/>
          <w:sz w:val="22"/>
          <w:szCs w:val="22"/>
          <w:lang w:eastAsia="en-GB"/>
        </w:rPr>
        <w:t xml:space="preserve"> ecologists. </w:t>
      </w:r>
      <w:proofErr w:type="spellStart"/>
      <w:r w:rsidRPr="008D7748">
        <w:rPr>
          <w:rFonts w:ascii="Times New Roman" w:eastAsia="Times New Roman" w:hAnsi="Times New Roman" w:cs="Times New Roman"/>
          <w:i/>
          <w:iCs/>
          <w:color w:val="FF0000"/>
          <w:spacing w:val="6"/>
          <w:sz w:val="22"/>
          <w:szCs w:val="22"/>
          <w:lang w:eastAsia="en-GB"/>
        </w:rPr>
        <w:t>Behavioral</w:t>
      </w:r>
      <w:proofErr w:type="spellEnd"/>
      <w:r w:rsidRPr="008D7748">
        <w:rPr>
          <w:rFonts w:ascii="Times New Roman" w:eastAsia="Times New Roman" w:hAnsi="Times New Roman" w:cs="Times New Roman"/>
          <w:i/>
          <w:iCs/>
          <w:color w:val="FF0000"/>
          <w:spacing w:val="6"/>
          <w:sz w:val="22"/>
          <w:szCs w:val="22"/>
          <w:lang w:eastAsia="en-GB"/>
        </w:rPr>
        <w:t xml:space="preserve"> ecology: official journal of the International Society for </w:t>
      </w:r>
      <w:proofErr w:type="spellStart"/>
      <w:r w:rsidRPr="008D7748">
        <w:rPr>
          <w:rFonts w:ascii="Times New Roman" w:eastAsia="Times New Roman" w:hAnsi="Times New Roman" w:cs="Times New Roman"/>
          <w:i/>
          <w:iCs/>
          <w:color w:val="FF0000"/>
          <w:spacing w:val="6"/>
          <w:sz w:val="22"/>
          <w:szCs w:val="22"/>
          <w:lang w:eastAsia="en-GB"/>
        </w:rPr>
        <w:t>Behavioral</w:t>
      </w:r>
      <w:proofErr w:type="spellEnd"/>
      <w:r w:rsidRPr="008D7748">
        <w:rPr>
          <w:rFonts w:ascii="Times New Roman" w:eastAsia="Times New Roman" w:hAnsi="Times New Roman" w:cs="Times New Roman"/>
          <w:i/>
          <w:iCs/>
          <w:color w:val="FF0000"/>
          <w:spacing w:val="6"/>
          <w:sz w:val="22"/>
          <w:szCs w:val="22"/>
          <w:lang w:eastAsia="en-GB"/>
        </w:rPr>
        <w:t xml:space="preserve"> Ecology</w:t>
      </w:r>
      <w:r w:rsidRPr="008D7748">
        <w:rPr>
          <w:rFonts w:ascii="Times New Roman" w:eastAsia="Times New Roman" w:hAnsi="Times New Roman" w:cs="Times New Roman"/>
          <w:color w:val="FF0000"/>
          <w:spacing w:val="6"/>
          <w:sz w:val="22"/>
          <w:szCs w:val="22"/>
          <w:lang w:eastAsia="en-GB"/>
        </w:rPr>
        <w:t>, </w:t>
      </w:r>
      <w:r w:rsidRPr="008D7748">
        <w:rPr>
          <w:rFonts w:ascii="Times New Roman" w:eastAsia="Times New Roman" w:hAnsi="Times New Roman" w:cs="Times New Roman"/>
          <w:i/>
          <w:iCs/>
          <w:color w:val="FF0000"/>
          <w:spacing w:val="6"/>
          <w:sz w:val="22"/>
          <w:szCs w:val="22"/>
          <w:lang w:eastAsia="en-GB"/>
        </w:rPr>
        <w:t>28</w:t>
      </w:r>
      <w:r w:rsidRPr="008D7748">
        <w:rPr>
          <w:rFonts w:ascii="Times New Roman" w:eastAsia="Times New Roman" w:hAnsi="Times New Roman" w:cs="Times New Roman"/>
          <w:color w:val="FF0000"/>
          <w:spacing w:val="6"/>
          <w:sz w:val="22"/>
          <w:szCs w:val="22"/>
          <w:lang w:eastAsia="en-GB"/>
        </w:rPr>
        <w:t>(2), 348–354.</w:t>
      </w:r>
      <w:r>
        <w:rPr>
          <w:rFonts w:ascii="Times New Roman" w:eastAsia="Times New Roman" w:hAnsi="Times New Roman" w:cs="Times New Roman"/>
          <w:color w:val="FF0000"/>
          <w:spacing w:val="6"/>
          <w:sz w:val="22"/>
          <w:szCs w:val="22"/>
          <w:lang w:eastAsia="en-GB"/>
        </w:rPr>
        <w:t xml:space="preserve"> </w:t>
      </w:r>
      <w:r w:rsidRPr="002A7294">
        <w:rPr>
          <w:rFonts w:ascii="Times New Roman" w:eastAsia="Times New Roman" w:hAnsi="Times New Roman" w:cs="Times New Roman"/>
          <w:b/>
          <w:bCs/>
          <w:color w:val="00B050"/>
          <w:spacing w:val="6"/>
          <w:sz w:val="22"/>
          <w:szCs w:val="22"/>
          <w:lang w:eastAsia="en-GB"/>
        </w:rPr>
        <w:t xml:space="preserve">TOPICS: </w:t>
      </w:r>
      <w:r>
        <w:rPr>
          <w:rFonts w:ascii="Times New Roman" w:eastAsia="Times New Roman" w:hAnsi="Times New Roman" w:cs="Times New Roman"/>
          <w:b/>
          <w:bCs/>
          <w:color w:val="333333"/>
          <w:spacing w:val="6"/>
          <w:sz w:val="22"/>
          <w:szCs w:val="22"/>
          <w:lang w:eastAsia="en-GB"/>
        </w:rPr>
        <w:t xml:space="preserve">Open science general resources | </w:t>
      </w:r>
      <w:hyperlink r:id="rId110" w:history="1">
        <w:r w:rsidRPr="008D7748">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11" w:history="1">
        <w:r w:rsidRPr="008D7748">
          <w:rPr>
            <w:rStyle w:val="Hyperlink"/>
            <w:rFonts w:ascii="Times New Roman" w:eastAsia="Times New Roman" w:hAnsi="Times New Roman" w:cs="Times New Roman"/>
            <w:b/>
            <w:bCs/>
            <w:spacing w:val="6"/>
            <w:sz w:val="22"/>
            <w:szCs w:val="22"/>
            <w:lang w:eastAsia="en-GB"/>
          </w:rPr>
          <w:t>PMID</w:t>
        </w:r>
      </w:hyperlink>
    </w:p>
    <w:p w14:paraId="056EB19E" w14:textId="77777777" w:rsidR="00941E35" w:rsidRDefault="00941E35" w:rsidP="002A4860">
      <w:pPr>
        <w:spacing w:after="120" w:line="276" w:lineRule="auto"/>
        <w:jc w:val="both"/>
        <w:rPr>
          <w:ins w:id="66" w:author="Dayu Liu (24188516)" w:date="2024-12-05T16:06:00Z" w16du:dateUtc="2024-12-05T08:06:00Z"/>
          <w:rStyle w:val="Hyperlink"/>
          <w:rFonts w:ascii="Times New Roman" w:eastAsia="Times New Roman" w:hAnsi="Times New Roman" w:cs="Times New Roman"/>
          <w:b/>
          <w:bCs/>
          <w:spacing w:val="6"/>
          <w:sz w:val="22"/>
          <w:szCs w:val="22"/>
          <w:lang w:eastAsia="en-GB"/>
        </w:rPr>
      </w:pPr>
    </w:p>
    <w:p w14:paraId="1CFCE078" w14:textId="480B2DC5" w:rsidR="00B15A10" w:rsidRDefault="00B15A10" w:rsidP="002A4860">
      <w:pPr>
        <w:spacing w:after="120" w:line="276" w:lineRule="auto"/>
        <w:jc w:val="both"/>
        <w:rPr>
          <w:rStyle w:val="Hyperlink"/>
          <w:rFonts w:ascii="Times New Roman" w:eastAsia="Times New Roman" w:hAnsi="Times New Roman" w:cs="Times New Roman"/>
          <w:b/>
          <w:bCs/>
          <w:spacing w:val="6"/>
          <w:sz w:val="22"/>
          <w:szCs w:val="22"/>
          <w:lang w:eastAsia="en-GB"/>
        </w:rPr>
      </w:pPr>
      <w:ins w:id="67" w:author="Dayu Liu (24188516)" w:date="2024-12-05T16:06:00Z" w16du:dateUtc="2024-12-05T08:06:00Z">
        <w:r>
          <w:rPr>
            <w:rStyle w:val="Hyperlink"/>
            <w:rFonts w:ascii="Times New Roman" w:eastAsia="Times New Roman" w:hAnsi="Times New Roman" w:cs="Times New Roman"/>
            <w:b/>
            <w:bCs/>
            <w:spacing w:val="6"/>
            <w:sz w:val="22"/>
            <w:szCs w:val="22"/>
            <w:lang w:eastAsia="en-GB"/>
          </w:rPr>
          <w:t>30</w:t>
        </w:r>
      </w:ins>
    </w:p>
    <w:p w14:paraId="3110FE14" w14:textId="15F8498E" w:rsidR="00941E35" w:rsidRPr="008D7748" w:rsidRDefault="00941E35" w:rsidP="00941E35">
      <w:pPr>
        <w:spacing w:after="120" w:line="276" w:lineRule="auto"/>
        <w:jc w:val="both"/>
        <w:rPr>
          <w:rStyle w:val="Hyperlink"/>
          <w:rFonts w:ascii="Times New Roman" w:eastAsia="Times New Roman" w:hAnsi="Times New Roman" w:cs="Times New Roman"/>
          <w:color w:val="FF0000"/>
          <w:spacing w:val="6"/>
          <w:sz w:val="22"/>
          <w:szCs w:val="22"/>
          <w:u w:val="none"/>
          <w:lang w:eastAsia="en-GB"/>
        </w:rPr>
      </w:pPr>
      <w:r w:rsidRPr="00941E35">
        <w:rPr>
          <w:rFonts w:ascii="Times New Roman" w:eastAsia="Times New Roman" w:hAnsi="Times New Roman" w:cs="Times New Roman"/>
          <w:color w:val="FF0000"/>
          <w:spacing w:val="6"/>
          <w:sz w:val="22"/>
          <w:szCs w:val="22"/>
          <w:lang w:eastAsia="en-GB"/>
        </w:rPr>
        <w:t xml:space="preserve">Wilkinson, M. D., </w:t>
      </w:r>
      <w:r>
        <w:rPr>
          <w:rFonts w:ascii="Times New Roman" w:eastAsia="Times New Roman" w:hAnsi="Times New Roman" w:cs="Times New Roman"/>
          <w:color w:val="FF0000"/>
          <w:spacing w:val="6"/>
          <w:sz w:val="22"/>
          <w:szCs w:val="22"/>
          <w:lang w:eastAsia="en-GB"/>
        </w:rPr>
        <w:t>et al</w:t>
      </w:r>
      <w:r w:rsidRPr="00941E35">
        <w:rPr>
          <w:rFonts w:ascii="Times New Roman" w:eastAsia="Times New Roman" w:hAnsi="Times New Roman" w:cs="Times New Roman"/>
          <w:color w:val="FF0000"/>
          <w:spacing w:val="6"/>
          <w:sz w:val="22"/>
          <w:szCs w:val="22"/>
          <w:lang w:eastAsia="en-GB"/>
        </w:rPr>
        <w:t>. (2016). The FAIR Guiding Principles for scientific data management and stewardship. </w:t>
      </w:r>
      <w:r w:rsidRPr="00941E35">
        <w:rPr>
          <w:rFonts w:ascii="Times New Roman" w:eastAsia="Times New Roman" w:hAnsi="Times New Roman" w:cs="Times New Roman"/>
          <w:i/>
          <w:iCs/>
          <w:color w:val="FF0000"/>
          <w:spacing w:val="6"/>
          <w:sz w:val="22"/>
          <w:szCs w:val="22"/>
          <w:lang w:eastAsia="en-GB"/>
        </w:rPr>
        <w:t>Scientific data</w:t>
      </w:r>
      <w:r w:rsidRPr="00941E35">
        <w:rPr>
          <w:rFonts w:ascii="Times New Roman" w:eastAsia="Times New Roman" w:hAnsi="Times New Roman" w:cs="Times New Roman"/>
          <w:color w:val="FF0000"/>
          <w:spacing w:val="6"/>
          <w:sz w:val="22"/>
          <w:szCs w:val="22"/>
          <w:lang w:eastAsia="en-GB"/>
        </w:rPr>
        <w:t>, </w:t>
      </w:r>
      <w:r w:rsidRPr="00941E35">
        <w:rPr>
          <w:rFonts w:ascii="Times New Roman" w:eastAsia="Times New Roman" w:hAnsi="Times New Roman" w:cs="Times New Roman"/>
          <w:i/>
          <w:iCs/>
          <w:color w:val="FF0000"/>
          <w:spacing w:val="6"/>
          <w:sz w:val="22"/>
          <w:szCs w:val="22"/>
          <w:lang w:eastAsia="en-GB"/>
        </w:rPr>
        <w:t>3</w:t>
      </w:r>
      <w:r w:rsidRPr="00941E35">
        <w:rPr>
          <w:rFonts w:ascii="Times New Roman" w:eastAsia="Times New Roman" w:hAnsi="Times New Roman" w:cs="Times New Roman"/>
          <w:color w:val="FF0000"/>
          <w:spacing w:val="6"/>
          <w:sz w:val="22"/>
          <w:szCs w:val="22"/>
          <w:lang w:eastAsia="en-GB"/>
        </w:rPr>
        <w:t>, 160018.</w:t>
      </w:r>
      <w:r>
        <w:rPr>
          <w:rFonts w:ascii="Times New Roman" w:eastAsia="Times New Roman" w:hAnsi="Times New Roman" w:cs="Times New Roman"/>
          <w:color w:val="FF0000"/>
          <w:spacing w:val="6"/>
          <w:sz w:val="22"/>
          <w:szCs w:val="22"/>
          <w:lang w:eastAsia="en-GB"/>
        </w:rPr>
        <w:t xml:space="preserve"> </w:t>
      </w:r>
      <w:r w:rsidRPr="002A7294">
        <w:rPr>
          <w:rFonts w:ascii="Times New Roman" w:eastAsia="Times New Roman" w:hAnsi="Times New Roman" w:cs="Times New Roman"/>
          <w:b/>
          <w:bCs/>
          <w:color w:val="00B050"/>
          <w:spacing w:val="6"/>
          <w:sz w:val="22"/>
          <w:szCs w:val="22"/>
          <w:lang w:eastAsia="en-GB"/>
        </w:rPr>
        <w:t xml:space="preserve">TOPICS: </w:t>
      </w:r>
      <w:r>
        <w:rPr>
          <w:rFonts w:ascii="Times New Roman" w:eastAsia="Times New Roman" w:hAnsi="Times New Roman" w:cs="Times New Roman"/>
          <w:b/>
          <w:bCs/>
          <w:color w:val="333333"/>
          <w:spacing w:val="6"/>
          <w:sz w:val="22"/>
          <w:szCs w:val="22"/>
          <w:lang w:eastAsia="en-GB"/>
        </w:rPr>
        <w:t xml:space="preserve">Open science general resources | </w:t>
      </w:r>
      <w:hyperlink r:id="rId112" w:history="1">
        <w:r w:rsidRPr="00941E35">
          <w:rPr>
            <w:rStyle w:val="Hyperlink"/>
            <w:rFonts w:ascii="Times New Roman" w:eastAsia="Times New Roman" w:hAnsi="Times New Roman" w:cs="Times New Roman"/>
            <w:b/>
            <w:bCs/>
            <w:spacing w:val="6"/>
            <w:sz w:val="22"/>
            <w:szCs w:val="22"/>
            <w:lang w:eastAsia="en-GB"/>
          </w:rPr>
          <w:t>DOI</w:t>
        </w:r>
      </w:hyperlink>
      <w:r w:rsidRPr="00393E8D">
        <w:rPr>
          <w:rFonts w:ascii="Times New Roman" w:eastAsia="Times New Roman" w:hAnsi="Times New Roman" w:cs="Times New Roman"/>
          <w:b/>
          <w:bCs/>
          <w:color w:val="92D050"/>
          <w:spacing w:val="6"/>
          <w:sz w:val="22"/>
          <w:szCs w:val="22"/>
          <w:lang w:eastAsia="en-GB"/>
        </w:rPr>
        <w:t xml:space="preserve"> </w:t>
      </w:r>
      <w:r>
        <w:rPr>
          <w:rFonts w:ascii="Times New Roman" w:eastAsia="Times New Roman" w:hAnsi="Times New Roman" w:cs="Times New Roman"/>
          <w:b/>
          <w:bCs/>
          <w:color w:val="333333"/>
          <w:spacing w:val="6"/>
          <w:sz w:val="22"/>
          <w:szCs w:val="22"/>
          <w:lang w:eastAsia="en-GB"/>
        </w:rPr>
        <w:t xml:space="preserve">| </w:t>
      </w:r>
      <w:hyperlink r:id="rId113" w:history="1">
        <w:r w:rsidRPr="00941E35">
          <w:rPr>
            <w:rStyle w:val="Hyperlink"/>
            <w:rFonts w:ascii="Times New Roman" w:eastAsia="Times New Roman" w:hAnsi="Times New Roman" w:cs="Times New Roman"/>
            <w:b/>
            <w:bCs/>
            <w:spacing w:val="6"/>
            <w:sz w:val="22"/>
            <w:szCs w:val="22"/>
            <w:lang w:eastAsia="en-GB"/>
          </w:rPr>
          <w:t>PMID</w:t>
        </w:r>
      </w:hyperlink>
    </w:p>
    <w:p w14:paraId="73A660E1" w14:textId="77777777" w:rsidR="00AD5A51" w:rsidRDefault="00AD5A51"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7601E68F"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398DA8DA"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5851928E" w14:textId="77777777" w:rsidR="00592D7E" w:rsidRDefault="00592D7E" w:rsidP="00302566">
      <w:pPr>
        <w:spacing w:before="100" w:beforeAutospacing="1" w:after="100" w:afterAutospacing="1" w:line="360" w:lineRule="auto"/>
        <w:jc w:val="both"/>
        <w:rPr>
          <w:rFonts w:ascii="Times New Roman" w:eastAsia="Times New Roman" w:hAnsi="Times New Roman" w:cs="Times New Roman"/>
          <w:color w:val="333333"/>
          <w:spacing w:val="6"/>
          <w:lang w:eastAsia="en-GB"/>
        </w:rPr>
      </w:pPr>
    </w:p>
    <w:p w14:paraId="5894207E" w14:textId="6FCCD7E9" w:rsidR="00356317" w:rsidRDefault="00356317" w:rsidP="00356317">
      <w:pPr>
        <w:spacing w:line="360" w:lineRule="auto"/>
        <w:jc w:val="both"/>
        <w:rPr>
          <w:rFonts w:ascii="Times New Roman" w:eastAsia="Times New Roman" w:hAnsi="Times New Roman" w:cs="Times New Roman"/>
          <w:color w:val="333333"/>
          <w:spacing w:val="6"/>
          <w:sz w:val="21"/>
          <w:szCs w:val="21"/>
          <w:lang w:eastAsia="en-GB"/>
        </w:rPr>
      </w:pPr>
    </w:p>
    <w:p w14:paraId="79F831D2" w14:textId="29FD660E" w:rsidR="000D7428" w:rsidRDefault="000D7428" w:rsidP="00135BC1">
      <w:pPr>
        <w:spacing w:before="100" w:beforeAutospacing="1" w:after="100" w:afterAutospacing="1" w:line="360" w:lineRule="auto"/>
        <w:jc w:val="both"/>
        <w:rPr>
          <w:rFonts w:ascii="Times New Roman" w:eastAsia="Times New Roman" w:hAnsi="Times New Roman" w:cs="Times New Roman"/>
          <w:color w:val="333333"/>
          <w:spacing w:val="6"/>
          <w:lang w:eastAsia="en-GB"/>
        </w:rPr>
      </w:pPr>
    </w:p>
    <w:sectPr w:rsidR="000D7428" w:rsidSect="005F0321">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Sampson, Danuta (Resrch &amp; Innvtn Offc)" w:date="2024-10-24T10:59:00Z" w:initials="DS">
    <w:p w14:paraId="41FBDAD1" w14:textId="77777777" w:rsidR="006C4212" w:rsidRDefault="006C4212" w:rsidP="006C4212">
      <w:r>
        <w:rPr>
          <w:rStyle w:val="CommentReference"/>
        </w:rPr>
        <w:annotationRef/>
      </w:r>
      <w:r>
        <w:rPr>
          <w:color w:val="000000"/>
          <w:sz w:val="20"/>
          <w:szCs w:val="20"/>
        </w:rPr>
        <w:t>Examples of nice websites:</w:t>
      </w:r>
    </w:p>
    <w:p w14:paraId="6F342391" w14:textId="77777777" w:rsidR="006C4212" w:rsidRDefault="006C4212" w:rsidP="006C4212">
      <w:hyperlink r:id="rId1" w:history="1">
        <w:r w:rsidRPr="00596467">
          <w:rPr>
            <w:rStyle w:val="Hyperlink"/>
            <w:sz w:val="20"/>
            <w:szCs w:val="20"/>
          </w:rPr>
          <w:t>https://obel.ee.uwa.edu.au/about/</w:t>
        </w:r>
      </w:hyperlink>
    </w:p>
  </w:comment>
  <w:comment w:id="1" w:author="Sampson, Danuta (Resrch &amp; Innvtn Offc)" w:date="2024-10-24T11:00:00Z" w:initials="DS">
    <w:p w14:paraId="6285C277" w14:textId="77777777" w:rsidR="006C4212" w:rsidRDefault="006C4212" w:rsidP="006C4212">
      <w:r>
        <w:rPr>
          <w:rStyle w:val="CommentReference"/>
        </w:rPr>
        <w:annotationRef/>
      </w:r>
      <w:r>
        <w:rPr>
          <w:sz w:val="20"/>
          <w:szCs w:val="20"/>
        </w:rPr>
        <w:t>This to appear on the main website - when the website is loaded - this can also be reached by clicking section About or Home</w:t>
      </w:r>
    </w:p>
  </w:comment>
  <w:comment w:id="2" w:author="Sampson, Danuta (Resrch &amp; Innvtn Offc)" w:date="2024-10-24T11:00:00Z" w:initials="DS">
    <w:p w14:paraId="0AE96F99" w14:textId="77777777" w:rsidR="006C4212" w:rsidRDefault="006C4212" w:rsidP="006C4212">
      <w:r>
        <w:rPr>
          <w:rStyle w:val="CommentReference"/>
        </w:rPr>
        <w:annotationRef/>
      </w:r>
      <w:r>
        <w:rPr>
          <w:color w:val="000000"/>
          <w:sz w:val="20"/>
          <w:szCs w:val="20"/>
        </w:rPr>
        <w:t>With the image</w:t>
      </w:r>
    </w:p>
  </w:comment>
  <w:comment w:id="3" w:author="Sampson, Danuta (Resrch &amp; Innvtn Offc)" w:date="2024-11-27T14:38:00Z" w:initials="DS">
    <w:p w14:paraId="326D1873" w14:textId="77777777" w:rsidR="0008594D" w:rsidRDefault="0008594D" w:rsidP="0008594D">
      <w:r>
        <w:rPr>
          <w:rStyle w:val="CommentReference"/>
        </w:rPr>
        <w:annotationRef/>
      </w:r>
      <w:r>
        <w:rPr>
          <w:color w:val="000000"/>
          <w:sz w:val="20"/>
          <w:szCs w:val="20"/>
        </w:rPr>
        <w:t>Order of software tools has changed</w:t>
      </w:r>
    </w:p>
  </w:comment>
  <w:comment w:id="7" w:author="Sampson, Danuta (Resrch &amp; Innvtn Offc)" w:date="2024-11-19T10:40:00Z" w:initials="DS">
    <w:p w14:paraId="3796C172" w14:textId="3BF2AA9F" w:rsidR="00A91511" w:rsidRDefault="00A91511" w:rsidP="00A91511">
      <w:r>
        <w:rPr>
          <w:rStyle w:val="CommentReference"/>
        </w:rPr>
        <w:annotationRef/>
      </w:r>
      <w:r>
        <w:rPr>
          <w:color w:val="000000"/>
          <w:sz w:val="20"/>
          <w:szCs w:val="20"/>
        </w:rPr>
        <w:t>Please note that some publications can be in a few categories</w:t>
      </w:r>
    </w:p>
  </w:comment>
  <w:comment w:id="8" w:author="Sampson, Danuta (Resrch &amp; Innvtn Offc)" w:date="2024-11-19T10:47:00Z" w:initials="DS">
    <w:p w14:paraId="4C298EA7" w14:textId="77777777" w:rsidR="00162112" w:rsidRDefault="00162112" w:rsidP="00162112">
      <w:r>
        <w:rPr>
          <w:rStyle w:val="CommentReference"/>
        </w:rPr>
        <w:annotationRef/>
      </w:r>
      <w:r>
        <w:rPr>
          <w:color w:val="000000"/>
          <w:sz w:val="20"/>
          <w:szCs w:val="20"/>
        </w:rPr>
        <w:t>Chronological order</w:t>
      </w:r>
    </w:p>
  </w:comment>
  <w:comment w:id="9" w:author="Sampson, Danuta (Resrch &amp; Innvtn Offc)" w:date="2024-11-27T12:57:00Z" w:initials="DS">
    <w:p w14:paraId="1F6F963A" w14:textId="77777777" w:rsidR="004F09D9" w:rsidRDefault="004F09D9" w:rsidP="004F09D9">
      <w:r>
        <w:rPr>
          <w:rStyle w:val="CommentReference"/>
        </w:rPr>
        <w:annotationRef/>
      </w:r>
      <w:r>
        <w:rPr>
          <w:color w:val="000000"/>
          <w:sz w:val="20"/>
          <w:szCs w:val="20"/>
        </w:rPr>
        <w:t>Additional category added</w:t>
      </w:r>
    </w:p>
  </w:comment>
  <w:comment w:id="10" w:author="Sampson, Danuta (Resrch &amp; Innvtn Offc)" w:date="2024-11-27T10:33:00Z" w:initials="DS">
    <w:p w14:paraId="57F257C5" w14:textId="3994DDE3" w:rsidR="00A9625F" w:rsidRDefault="00A9625F" w:rsidP="00A9625F">
      <w:r>
        <w:rPr>
          <w:rStyle w:val="CommentReference"/>
        </w:rPr>
        <w:annotationRef/>
      </w:r>
      <w:r>
        <w:rPr>
          <w:color w:val="000000"/>
          <w:sz w:val="20"/>
          <w:szCs w:val="20"/>
        </w:rPr>
        <w:t>I have added new publications (in red) and corrected formatting of titles of other publications, as some of them would capitalised each word and I like to be consistent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F342391" w15:done="1"/>
  <w15:commentEx w15:paraId="6285C277" w15:done="1"/>
  <w15:commentEx w15:paraId="0AE96F99" w15:paraIdParent="6285C277" w15:done="1"/>
  <w15:commentEx w15:paraId="326D1873" w15:done="1"/>
  <w15:commentEx w15:paraId="3796C172" w15:done="0"/>
  <w15:commentEx w15:paraId="4C298EA7" w15:paraIdParent="3796C172" w15:done="0"/>
  <w15:commentEx w15:paraId="1F6F963A" w15:done="0"/>
  <w15:commentEx w15:paraId="57F257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77205C3" w16cex:dateUtc="2024-10-24T02:59:00Z"/>
  <w16cex:commentExtensible w16cex:durableId="094E139A" w16cex:dateUtc="2024-10-24T03:00:00Z"/>
  <w16cex:commentExtensible w16cex:durableId="28FC5E4F" w16cex:dateUtc="2024-10-24T03:00:00Z"/>
  <w16cex:commentExtensible w16cex:durableId="6BD5E3FB" w16cex:dateUtc="2024-11-27T06:38:00Z"/>
  <w16cex:commentExtensible w16cex:durableId="6E2B9891" w16cex:dateUtc="2024-11-19T02:40:00Z"/>
  <w16cex:commentExtensible w16cex:durableId="35490E4C" w16cex:dateUtc="2024-11-19T02:47:00Z"/>
  <w16cex:commentExtensible w16cex:durableId="02517B7D" w16cex:dateUtc="2024-11-27T04:57:00Z"/>
  <w16cex:commentExtensible w16cex:durableId="0A7FF58E" w16cex:dateUtc="2024-11-27T0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F342391" w16cid:durableId="377205C3"/>
  <w16cid:commentId w16cid:paraId="6285C277" w16cid:durableId="094E139A"/>
  <w16cid:commentId w16cid:paraId="0AE96F99" w16cid:durableId="28FC5E4F"/>
  <w16cid:commentId w16cid:paraId="326D1873" w16cid:durableId="6BD5E3FB"/>
  <w16cid:commentId w16cid:paraId="3796C172" w16cid:durableId="6E2B9891"/>
  <w16cid:commentId w16cid:paraId="4C298EA7" w16cid:durableId="35490E4C"/>
  <w16cid:commentId w16cid:paraId="1F6F963A" w16cid:durableId="02517B7D"/>
  <w16cid:commentId w16cid:paraId="57F257C5" w16cid:durableId="0A7FF58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F6976"/>
    <w:multiLevelType w:val="hybridMultilevel"/>
    <w:tmpl w:val="925ECE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B9B4A55"/>
    <w:multiLevelType w:val="hybridMultilevel"/>
    <w:tmpl w:val="FF8EB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DBD5C85"/>
    <w:multiLevelType w:val="hybridMultilevel"/>
    <w:tmpl w:val="287209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1681D7E"/>
    <w:multiLevelType w:val="multilevel"/>
    <w:tmpl w:val="634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14489"/>
    <w:multiLevelType w:val="multilevel"/>
    <w:tmpl w:val="17D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693716">
    <w:abstractNumId w:val="4"/>
  </w:num>
  <w:num w:numId="2" w16cid:durableId="530801796">
    <w:abstractNumId w:val="3"/>
  </w:num>
  <w:num w:numId="3" w16cid:durableId="784694946">
    <w:abstractNumId w:val="0"/>
  </w:num>
  <w:num w:numId="4" w16cid:durableId="1442411233">
    <w:abstractNumId w:val="1"/>
  </w:num>
  <w:num w:numId="5" w16cid:durableId="161043134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pson, Danuta (Resrch &amp; Innvtn Offc)">
    <w15:presenceInfo w15:providerId="AD" w15:userId="S::m18264@surrey.ac.uk::67fc5e07-5a7e-4029-8822-a4eacd96910e"/>
  </w15:person>
  <w15:person w15:author="Dayu Liu (24188516)">
    <w15:presenceInfo w15:providerId="AD" w15:userId="S::24188516@student.uwa.edu.au::7be70260-8dc8-4a17-8103-41be946283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oNotDisplayPageBoundaries/>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81C"/>
    <w:rsid w:val="00000504"/>
    <w:rsid w:val="000034E6"/>
    <w:rsid w:val="0000726C"/>
    <w:rsid w:val="000158D7"/>
    <w:rsid w:val="000201BD"/>
    <w:rsid w:val="00020A93"/>
    <w:rsid w:val="00025582"/>
    <w:rsid w:val="000258F5"/>
    <w:rsid w:val="00027F53"/>
    <w:rsid w:val="000313A3"/>
    <w:rsid w:val="00033F93"/>
    <w:rsid w:val="000375F3"/>
    <w:rsid w:val="00041356"/>
    <w:rsid w:val="0004233C"/>
    <w:rsid w:val="00044C8F"/>
    <w:rsid w:val="00047127"/>
    <w:rsid w:val="00051022"/>
    <w:rsid w:val="0005158B"/>
    <w:rsid w:val="00060E67"/>
    <w:rsid w:val="00064E20"/>
    <w:rsid w:val="000670E2"/>
    <w:rsid w:val="000706DC"/>
    <w:rsid w:val="000706EA"/>
    <w:rsid w:val="000723F1"/>
    <w:rsid w:val="0007371A"/>
    <w:rsid w:val="00076013"/>
    <w:rsid w:val="000766B8"/>
    <w:rsid w:val="00084631"/>
    <w:rsid w:val="0008594D"/>
    <w:rsid w:val="00090627"/>
    <w:rsid w:val="00093E7F"/>
    <w:rsid w:val="00094EAF"/>
    <w:rsid w:val="00097FF4"/>
    <w:rsid w:val="000A159B"/>
    <w:rsid w:val="000A60AC"/>
    <w:rsid w:val="000B2866"/>
    <w:rsid w:val="000B346E"/>
    <w:rsid w:val="000B6F70"/>
    <w:rsid w:val="000C2D68"/>
    <w:rsid w:val="000D5DD4"/>
    <w:rsid w:val="000D7428"/>
    <w:rsid w:val="000E0591"/>
    <w:rsid w:val="000E7348"/>
    <w:rsid w:val="001017F0"/>
    <w:rsid w:val="00105B2E"/>
    <w:rsid w:val="00106989"/>
    <w:rsid w:val="001116AB"/>
    <w:rsid w:val="00121B25"/>
    <w:rsid w:val="0012463C"/>
    <w:rsid w:val="00125312"/>
    <w:rsid w:val="00127254"/>
    <w:rsid w:val="00130EE4"/>
    <w:rsid w:val="00132BC0"/>
    <w:rsid w:val="00135BC1"/>
    <w:rsid w:val="00140606"/>
    <w:rsid w:val="001428DD"/>
    <w:rsid w:val="001460F4"/>
    <w:rsid w:val="001526EF"/>
    <w:rsid w:val="001545C6"/>
    <w:rsid w:val="00155801"/>
    <w:rsid w:val="00156DC7"/>
    <w:rsid w:val="00157508"/>
    <w:rsid w:val="001607B7"/>
    <w:rsid w:val="00162112"/>
    <w:rsid w:val="00163CAA"/>
    <w:rsid w:val="001651AE"/>
    <w:rsid w:val="00176BCB"/>
    <w:rsid w:val="00180078"/>
    <w:rsid w:val="001864B3"/>
    <w:rsid w:val="001900F9"/>
    <w:rsid w:val="001A0B31"/>
    <w:rsid w:val="001B124A"/>
    <w:rsid w:val="001B2E84"/>
    <w:rsid w:val="001C438A"/>
    <w:rsid w:val="001C4455"/>
    <w:rsid w:val="001C65F4"/>
    <w:rsid w:val="001D3445"/>
    <w:rsid w:val="001E2226"/>
    <w:rsid w:val="001E7987"/>
    <w:rsid w:val="001F18B6"/>
    <w:rsid w:val="001F5FF9"/>
    <w:rsid w:val="002012E1"/>
    <w:rsid w:val="00202C55"/>
    <w:rsid w:val="00206DAC"/>
    <w:rsid w:val="00206FE4"/>
    <w:rsid w:val="0021244E"/>
    <w:rsid w:val="0021305D"/>
    <w:rsid w:val="00213A09"/>
    <w:rsid w:val="00214471"/>
    <w:rsid w:val="00221063"/>
    <w:rsid w:val="00224962"/>
    <w:rsid w:val="0023169C"/>
    <w:rsid w:val="00234232"/>
    <w:rsid w:val="00242518"/>
    <w:rsid w:val="002459A6"/>
    <w:rsid w:val="0026176A"/>
    <w:rsid w:val="0026372D"/>
    <w:rsid w:val="00265E31"/>
    <w:rsid w:val="002671A6"/>
    <w:rsid w:val="00270EF6"/>
    <w:rsid w:val="00271E70"/>
    <w:rsid w:val="002867FA"/>
    <w:rsid w:val="00293649"/>
    <w:rsid w:val="0029685A"/>
    <w:rsid w:val="00296890"/>
    <w:rsid w:val="0029791F"/>
    <w:rsid w:val="002A0818"/>
    <w:rsid w:val="002A4860"/>
    <w:rsid w:val="002A7294"/>
    <w:rsid w:val="002B30BD"/>
    <w:rsid w:val="002B5F06"/>
    <w:rsid w:val="002C32AF"/>
    <w:rsid w:val="002C5FAB"/>
    <w:rsid w:val="002D02E7"/>
    <w:rsid w:val="002D3169"/>
    <w:rsid w:val="002E2D19"/>
    <w:rsid w:val="002E73F9"/>
    <w:rsid w:val="0030113E"/>
    <w:rsid w:val="003014FE"/>
    <w:rsid w:val="00302566"/>
    <w:rsid w:val="003067F0"/>
    <w:rsid w:val="00311828"/>
    <w:rsid w:val="00311994"/>
    <w:rsid w:val="003121AC"/>
    <w:rsid w:val="0031230B"/>
    <w:rsid w:val="0031256A"/>
    <w:rsid w:val="003131C9"/>
    <w:rsid w:val="00320763"/>
    <w:rsid w:val="00321E8B"/>
    <w:rsid w:val="003249CC"/>
    <w:rsid w:val="00324C58"/>
    <w:rsid w:val="00326260"/>
    <w:rsid w:val="003263A0"/>
    <w:rsid w:val="003320BC"/>
    <w:rsid w:val="0033562E"/>
    <w:rsid w:val="00336F3D"/>
    <w:rsid w:val="003533AA"/>
    <w:rsid w:val="00356317"/>
    <w:rsid w:val="00357E6F"/>
    <w:rsid w:val="00364B68"/>
    <w:rsid w:val="00364C21"/>
    <w:rsid w:val="00365CF9"/>
    <w:rsid w:val="0037054F"/>
    <w:rsid w:val="00382503"/>
    <w:rsid w:val="0038728D"/>
    <w:rsid w:val="00387D23"/>
    <w:rsid w:val="00393E8D"/>
    <w:rsid w:val="003A1EC2"/>
    <w:rsid w:val="003A3151"/>
    <w:rsid w:val="003A5FA0"/>
    <w:rsid w:val="003B681C"/>
    <w:rsid w:val="003C24A0"/>
    <w:rsid w:val="003C276C"/>
    <w:rsid w:val="003C56DE"/>
    <w:rsid w:val="003C6AE9"/>
    <w:rsid w:val="003D0CF2"/>
    <w:rsid w:val="003D5C35"/>
    <w:rsid w:val="003E1450"/>
    <w:rsid w:val="003E28C4"/>
    <w:rsid w:val="003E33B6"/>
    <w:rsid w:val="003F27E6"/>
    <w:rsid w:val="003F493B"/>
    <w:rsid w:val="003F66B7"/>
    <w:rsid w:val="003F6EBA"/>
    <w:rsid w:val="00413AFD"/>
    <w:rsid w:val="00416086"/>
    <w:rsid w:val="00417D2B"/>
    <w:rsid w:val="004254F0"/>
    <w:rsid w:val="0042782E"/>
    <w:rsid w:val="00434FA7"/>
    <w:rsid w:val="004379A1"/>
    <w:rsid w:val="00437C7D"/>
    <w:rsid w:val="0044597A"/>
    <w:rsid w:val="00445DF6"/>
    <w:rsid w:val="00446812"/>
    <w:rsid w:val="00446BC7"/>
    <w:rsid w:val="00446E03"/>
    <w:rsid w:val="004474CE"/>
    <w:rsid w:val="0045287C"/>
    <w:rsid w:val="0045457E"/>
    <w:rsid w:val="00460264"/>
    <w:rsid w:val="00461357"/>
    <w:rsid w:val="004668C6"/>
    <w:rsid w:val="00474B88"/>
    <w:rsid w:val="00495E35"/>
    <w:rsid w:val="004A1B28"/>
    <w:rsid w:val="004A3273"/>
    <w:rsid w:val="004B4B50"/>
    <w:rsid w:val="004B74DA"/>
    <w:rsid w:val="004C59FE"/>
    <w:rsid w:val="004C78F8"/>
    <w:rsid w:val="004C7BC3"/>
    <w:rsid w:val="004D29E0"/>
    <w:rsid w:val="004D49EF"/>
    <w:rsid w:val="004D729D"/>
    <w:rsid w:val="004D7358"/>
    <w:rsid w:val="004E1A3D"/>
    <w:rsid w:val="004E7ED4"/>
    <w:rsid w:val="004F09D9"/>
    <w:rsid w:val="004F1537"/>
    <w:rsid w:val="004F2EB9"/>
    <w:rsid w:val="004F3F27"/>
    <w:rsid w:val="00503250"/>
    <w:rsid w:val="00505FD2"/>
    <w:rsid w:val="00512E11"/>
    <w:rsid w:val="00517948"/>
    <w:rsid w:val="005269F2"/>
    <w:rsid w:val="00526FD0"/>
    <w:rsid w:val="00530BAF"/>
    <w:rsid w:val="00530F50"/>
    <w:rsid w:val="00533CFB"/>
    <w:rsid w:val="00540AC7"/>
    <w:rsid w:val="00544711"/>
    <w:rsid w:val="00552A28"/>
    <w:rsid w:val="005607BA"/>
    <w:rsid w:val="005625D2"/>
    <w:rsid w:val="00564DB7"/>
    <w:rsid w:val="00565925"/>
    <w:rsid w:val="00570563"/>
    <w:rsid w:val="005707BD"/>
    <w:rsid w:val="00576547"/>
    <w:rsid w:val="00576904"/>
    <w:rsid w:val="005905EE"/>
    <w:rsid w:val="00592D7E"/>
    <w:rsid w:val="005B3009"/>
    <w:rsid w:val="005B40F0"/>
    <w:rsid w:val="005B462F"/>
    <w:rsid w:val="005B589F"/>
    <w:rsid w:val="005C4BE0"/>
    <w:rsid w:val="005C570B"/>
    <w:rsid w:val="005C7EC2"/>
    <w:rsid w:val="005D007A"/>
    <w:rsid w:val="005D32BA"/>
    <w:rsid w:val="005D439C"/>
    <w:rsid w:val="005D5215"/>
    <w:rsid w:val="005D71A3"/>
    <w:rsid w:val="005E0F23"/>
    <w:rsid w:val="005E4F6E"/>
    <w:rsid w:val="005E54CE"/>
    <w:rsid w:val="005F0321"/>
    <w:rsid w:val="005F4F45"/>
    <w:rsid w:val="005F5C55"/>
    <w:rsid w:val="00600003"/>
    <w:rsid w:val="00605B3C"/>
    <w:rsid w:val="00610C3D"/>
    <w:rsid w:val="00611A76"/>
    <w:rsid w:val="006176FF"/>
    <w:rsid w:val="006201AC"/>
    <w:rsid w:val="00623DBB"/>
    <w:rsid w:val="00627234"/>
    <w:rsid w:val="006440D3"/>
    <w:rsid w:val="00652C26"/>
    <w:rsid w:val="00655E7F"/>
    <w:rsid w:val="0066229C"/>
    <w:rsid w:val="0066252D"/>
    <w:rsid w:val="006629AA"/>
    <w:rsid w:val="00672179"/>
    <w:rsid w:val="00674EC8"/>
    <w:rsid w:val="00676994"/>
    <w:rsid w:val="006770DD"/>
    <w:rsid w:val="00681239"/>
    <w:rsid w:val="00686EB0"/>
    <w:rsid w:val="006963A3"/>
    <w:rsid w:val="00696450"/>
    <w:rsid w:val="006A214A"/>
    <w:rsid w:val="006A5097"/>
    <w:rsid w:val="006B161A"/>
    <w:rsid w:val="006B6C1D"/>
    <w:rsid w:val="006C0324"/>
    <w:rsid w:val="006C28E4"/>
    <w:rsid w:val="006C36A1"/>
    <w:rsid w:val="006C4212"/>
    <w:rsid w:val="006C43E5"/>
    <w:rsid w:val="006C739C"/>
    <w:rsid w:val="006D294F"/>
    <w:rsid w:val="006E0A46"/>
    <w:rsid w:val="006E135F"/>
    <w:rsid w:val="006E1708"/>
    <w:rsid w:val="00700A61"/>
    <w:rsid w:val="00703F65"/>
    <w:rsid w:val="007050F2"/>
    <w:rsid w:val="00710780"/>
    <w:rsid w:val="007156A9"/>
    <w:rsid w:val="00725D6A"/>
    <w:rsid w:val="00735E68"/>
    <w:rsid w:val="00737A87"/>
    <w:rsid w:val="00741651"/>
    <w:rsid w:val="007426A4"/>
    <w:rsid w:val="007456C1"/>
    <w:rsid w:val="00747C20"/>
    <w:rsid w:val="00752559"/>
    <w:rsid w:val="00754573"/>
    <w:rsid w:val="00755663"/>
    <w:rsid w:val="00760944"/>
    <w:rsid w:val="00761BD7"/>
    <w:rsid w:val="007670FF"/>
    <w:rsid w:val="00770658"/>
    <w:rsid w:val="0077305D"/>
    <w:rsid w:val="00774EAB"/>
    <w:rsid w:val="007757ED"/>
    <w:rsid w:val="00777732"/>
    <w:rsid w:val="0079041E"/>
    <w:rsid w:val="0079061B"/>
    <w:rsid w:val="007A2C30"/>
    <w:rsid w:val="007A7461"/>
    <w:rsid w:val="007B3307"/>
    <w:rsid w:val="007B6921"/>
    <w:rsid w:val="007B780E"/>
    <w:rsid w:val="007C77A4"/>
    <w:rsid w:val="007D60FE"/>
    <w:rsid w:val="007E7C76"/>
    <w:rsid w:val="007F6EAC"/>
    <w:rsid w:val="00800666"/>
    <w:rsid w:val="00801DB4"/>
    <w:rsid w:val="008023E8"/>
    <w:rsid w:val="00805A59"/>
    <w:rsid w:val="008137C2"/>
    <w:rsid w:val="008147AB"/>
    <w:rsid w:val="008172E1"/>
    <w:rsid w:val="008178CC"/>
    <w:rsid w:val="00822547"/>
    <w:rsid w:val="008301E4"/>
    <w:rsid w:val="00844710"/>
    <w:rsid w:val="00847316"/>
    <w:rsid w:val="008529BE"/>
    <w:rsid w:val="008569EC"/>
    <w:rsid w:val="00864BA2"/>
    <w:rsid w:val="00865832"/>
    <w:rsid w:val="00866D34"/>
    <w:rsid w:val="00883A86"/>
    <w:rsid w:val="00885E08"/>
    <w:rsid w:val="00897B42"/>
    <w:rsid w:val="008B01E4"/>
    <w:rsid w:val="008B0E38"/>
    <w:rsid w:val="008B4437"/>
    <w:rsid w:val="008B4B75"/>
    <w:rsid w:val="008C4FC9"/>
    <w:rsid w:val="008C7ADB"/>
    <w:rsid w:val="008D7748"/>
    <w:rsid w:val="008D7EC2"/>
    <w:rsid w:val="008E1956"/>
    <w:rsid w:val="008E3A59"/>
    <w:rsid w:val="008F2CEA"/>
    <w:rsid w:val="008F5F0C"/>
    <w:rsid w:val="008F7F87"/>
    <w:rsid w:val="009034DB"/>
    <w:rsid w:val="00912F30"/>
    <w:rsid w:val="00916D20"/>
    <w:rsid w:val="0091712A"/>
    <w:rsid w:val="00922776"/>
    <w:rsid w:val="00927706"/>
    <w:rsid w:val="0093690E"/>
    <w:rsid w:val="00941E35"/>
    <w:rsid w:val="00943B66"/>
    <w:rsid w:val="00950997"/>
    <w:rsid w:val="00954EFD"/>
    <w:rsid w:val="009643DE"/>
    <w:rsid w:val="0098179E"/>
    <w:rsid w:val="009839B7"/>
    <w:rsid w:val="00984B5F"/>
    <w:rsid w:val="00992260"/>
    <w:rsid w:val="00993051"/>
    <w:rsid w:val="0099529F"/>
    <w:rsid w:val="009B1748"/>
    <w:rsid w:val="009B1FD7"/>
    <w:rsid w:val="009B2883"/>
    <w:rsid w:val="009B5801"/>
    <w:rsid w:val="009C157E"/>
    <w:rsid w:val="009C19A1"/>
    <w:rsid w:val="009C296F"/>
    <w:rsid w:val="009C3FAF"/>
    <w:rsid w:val="009D3BBE"/>
    <w:rsid w:val="009D4530"/>
    <w:rsid w:val="009D4747"/>
    <w:rsid w:val="009D660D"/>
    <w:rsid w:val="009E1B39"/>
    <w:rsid w:val="009F1979"/>
    <w:rsid w:val="009F4043"/>
    <w:rsid w:val="00A020F7"/>
    <w:rsid w:val="00A059B9"/>
    <w:rsid w:val="00A061E1"/>
    <w:rsid w:val="00A127B9"/>
    <w:rsid w:val="00A162CB"/>
    <w:rsid w:val="00A217AC"/>
    <w:rsid w:val="00A24229"/>
    <w:rsid w:val="00A255CA"/>
    <w:rsid w:val="00A27E0E"/>
    <w:rsid w:val="00A3415C"/>
    <w:rsid w:val="00A4207C"/>
    <w:rsid w:val="00A42AB6"/>
    <w:rsid w:val="00A45862"/>
    <w:rsid w:val="00A52CB7"/>
    <w:rsid w:val="00A533F5"/>
    <w:rsid w:val="00A627A9"/>
    <w:rsid w:val="00A70699"/>
    <w:rsid w:val="00A77365"/>
    <w:rsid w:val="00A8068A"/>
    <w:rsid w:val="00A825C6"/>
    <w:rsid w:val="00A836B5"/>
    <w:rsid w:val="00A84D67"/>
    <w:rsid w:val="00A91511"/>
    <w:rsid w:val="00A94898"/>
    <w:rsid w:val="00A9625F"/>
    <w:rsid w:val="00AB1831"/>
    <w:rsid w:val="00AB543D"/>
    <w:rsid w:val="00AC4444"/>
    <w:rsid w:val="00AC5EEB"/>
    <w:rsid w:val="00AC6389"/>
    <w:rsid w:val="00AD3742"/>
    <w:rsid w:val="00AD429F"/>
    <w:rsid w:val="00AD5A51"/>
    <w:rsid w:val="00AD66C2"/>
    <w:rsid w:val="00AE0AC7"/>
    <w:rsid w:val="00AE59F0"/>
    <w:rsid w:val="00AE6893"/>
    <w:rsid w:val="00AF04CA"/>
    <w:rsid w:val="00AF0E13"/>
    <w:rsid w:val="00AF2323"/>
    <w:rsid w:val="00AF3951"/>
    <w:rsid w:val="00AF4EF4"/>
    <w:rsid w:val="00AF7071"/>
    <w:rsid w:val="00B038E7"/>
    <w:rsid w:val="00B056EF"/>
    <w:rsid w:val="00B11949"/>
    <w:rsid w:val="00B14D8C"/>
    <w:rsid w:val="00B15A10"/>
    <w:rsid w:val="00B16AED"/>
    <w:rsid w:val="00B243A1"/>
    <w:rsid w:val="00B34426"/>
    <w:rsid w:val="00B357C6"/>
    <w:rsid w:val="00B41B99"/>
    <w:rsid w:val="00B45A15"/>
    <w:rsid w:val="00B572D7"/>
    <w:rsid w:val="00B60926"/>
    <w:rsid w:val="00B66280"/>
    <w:rsid w:val="00B72BE8"/>
    <w:rsid w:val="00B77652"/>
    <w:rsid w:val="00B819B1"/>
    <w:rsid w:val="00B85EA2"/>
    <w:rsid w:val="00B875FD"/>
    <w:rsid w:val="00B90ECD"/>
    <w:rsid w:val="00B957FC"/>
    <w:rsid w:val="00BA048D"/>
    <w:rsid w:val="00BA22B2"/>
    <w:rsid w:val="00BA64BA"/>
    <w:rsid w:val="00BA7288"/>
    <w:rsid w:val="00BA7F54"/>
    <w:rsid w:val="00BD06F8"/>
    <w:rsid w:val="00BD20C1"/>
    <w:rsid w:val="00BE01FC"/>
    <w:rsid w:val="00BE172B"/>
    <w:rsid w:val="00BE1BF7"/>
    <w:rsid w:val="00BE60F4"/>
    <w:rsid w:val="00BE6F9A"/>
    <w:rsid w:val="00BF28A0"/>
    <w:rsid w:val="00BF3E15"/>
    <w:rsid w:val="00BF6E82"/>
    <w:rsid w:val="00C05340"/>
    <w:rsid w:val="00C10198"/>
    <w:rsid w:val="00C14499"/>
    <w:rsid w:val="00C201F0"/>
    <w:rsid w:val="00C23F38"/>
    <w:rsid w:val="00C2605D"/>
    <w:rsid w:val="00C27CBE"/>
    <w:rsid w:val="00C27F69"/>
    <w:rsid w:val="00C404AE"/>
    <w:rsid w:val="00C43D95"/>
    <w:rsid w:val="00C47059"/>
    <w:rsid w:val="00C50337"/>
    <w:rsid w:val="00C506A5"/>
    <w:rsid w:val="00C51468"/>
    <w:rsid w:val="00C91311"/>
    <w:rsid w:val="00C95576"/>
    <w:rsid w:val="00C95C7D"/>
    <w:rsid w:val="00CB03E6"/>
    <w:rsid w:val="00CC230A"/>
    <w:rsid w:val="00CC258A"/>
    <w:rsid w:val="00CE23BE"/>
    <w:rsid w:val="00CE48B5"/>
    <w:rsid w:val="00CE6A0A"/>
    <w:rsid w:val="00CF292E"/>
    <w:rsid w:val="00D100D5"/>
    <w:rsid w:val="00D125FA"/>
    <w:rsid w:val="00D1643F"/>
    <w:rsid w:val="00D21D31"/>
    <w:rsid w:val="00D27872"/>
    <w:rsid w:val="00D27999"/>
    <w:rsid w:val="00D3644F"/>
    <w:rsid w:val="00D375E9"/>
    <w:rsid w:val="00D4037E"/>
    <w:rsid w:val="00D4341B"/>
    <w:rsid w:val="00D648CB"/>
    <w:rsid w:val="00D64E9B"/>
    <w:rsid w:val="00D66C79"/>
    <w:rsid w:val="00D67D5D"/>
    <w:rsid w:val="00D67F2C"/>
    <w:rsid w:val="00D67FA5"/>
    <w:rsid w:val="00D70229"/>
    <w:rsid w:val="00D75D2C"/>
    <w:rsid w:val="00D76C08"/>
    <w:rsid w:val="00D81424"/>
    <w:rsid w:val="00D821FF"/>
    <w:rsid w:val="00D91EAB"/>
    <w:rsid w:val="00D950C1"/>
    <w:rsid w:val="00DA7515"/>
    <w:rsid w:val="00DB21CF"/>
    <w:rsid w:val="00DC1840"/>
    <w:rsid w:val="00DD1A3E"/>
    <w:rsid w:val="00DE5F80"/>
    <w:rsid w:val="00DF1D2E"/>
    <w:rsid w:val="00DF40BC"/>
    <w:rsid w:val="00E01B4C"/>
    <w:rsid w:val="00E06870"/>
    <w:rsid w:val="00E116BF"/>
    <w:rsid w:val="00E25FC7"/>
    <w:rsid w:val="00E27102"/>
    <w:rsid w:val="00E44710"/>
    <w:rsid w:val="00E4543D"/>
    <w:rsid w:val="00E45ACA"/>
    <w:rsid w:val="00E46E29"/>
    <w:rsid w:val="00E51183"/>
    <w:rsid w:val="00E600C5"/>
    <w:rsid w:val="00E635F7"/>
    <w:rsid w:val="00E63C94"/>
    <w:rsid w:val="00E75432"/>
    <w:rsid w:val="00E821B0"/>
    <w:rsid w:val="00E94C62"/>
    <w:rsid w:val="00EA54E6"/>
    <w:rsid w:val="00EB0E7F"/>
    <w:rsid w:val="00EB6D43"/>
    <w:rsid w:val="00EC2398"/>
    <w:rsid w:val="00EC2644"/>
    <w:rsid w:val="00EC2714"/>
    <w:rsid w:val="00F031CF"/>
    <w:rsid w:val="00F06257"/>
    <w:rsid w:val="00F075DB"/>
    <w:rsid w:val="00F1007A"/>
    <w:rsid w:val="00F1739B"/>
    <w:rsid w:val="00F46814"/>
    <w:rsid w:val="00F472CB"/>
    <w:rsid w:val="00F520B5"/>
    <w:rsid w:val="00F564CD"/>
    <w:rsid w:val="00F6244D"/>
    <w:rsid w:val="00F64E9F"/>
    <w:rsid w:val="00F655B0"/>
    <w:rsid w:val="00F702ED"/>
    <w:rsid w:val="00F815BA"/>
    <w:rsid w:val="00F85663"/>
    <w:rsid w:val="00F9229A"/>
    <w:rsid w:val="00F95B75"/>
    <w:rsid w:val="00F9693F"/>
    <w:rsid w:val="00F97D53"/>
    <w:rsid w:val="00F97EE8"/>
    <w:rsid w:val="00FA0418"/>
    <w:rsid w:val="00FA129F"/>
    <w:rsid w:val="00FA20B0"/>
    <w:rsid w:val="00FA5237"/>
    <w:rsid w:val="00FB0895"/>
    <w:rsid w:val="00FB0F65"/>
    <w:rsid w:val="00FB265C"/>
    <w:rsid w:val="00FD764C"/>
    <w:rsid w:val="00FE192D"/>
    <w:rsid w:val="00FE48A8"/>
    <w:rsid w:val="00FE5381"/>
    <w:rsid w:val="00FF5BE3"/>
    <w:rsid w:val="00FF7E8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8BAF"/>
  <w15:chartTrackingRefBased/>
  <w15:docId w15:val="{BFCAB3F1-6AA1-064F-8982-9308427C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50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5097"/>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6A5097"/>
  </w:style>
  <w:style w:type="character" w:styleId="CommentReference">
    <w:name w:val="annotation reference"/>
    <w:basedOn w:val="DefaultParagraphFont"/>
    <w:uiPriority w:val="99"/>
    <w:semiHidden/>
    <w:unhideWhenUsed/>
    <w:rsid w:val="00526FD0"/>
    <w:rPr>
      <w:sz w:val="16"/>
      <w:szCs w:val="16"/>
    </w:rPr>
  </w:style>
  <w:style w:type="paragraph" w:styleId="CommentText">
    <w:name w:val="annotation text"/>
    <w:basedOn w:val="Normal"/>
    <w:link w:val="CommentTextChar"/>
    <w:uiPriority w:val="99"/>
    <w:unhideWhenUsed/>
    <w:rsid w:val="00526FD0"/>
    <w:rPr>
      <w:sz w:val="20"/>
      <w:szCs w:val="20"/>
    </w:rPr>
  </w:style>
  <w:style w:type="character" w:customStyle="1" w:styleId="CommentTextChar">
    <w:name w:val="Comment Text Char"/>
    <w:basedOn w:val="DefaultParagraphFont"/>
    <w:link w:val="CommentText"/>
    <w:uiPriority w:val="99"/>
    <w:rsid w:val="00526FD0"/>
    <w:rPr>
      <w:sz w:val="20"/>
      <w:szCs w:val="20"/>
    </w:rPr>
  </w:style>
  <w:style w:type="paragraph" w:styleId="CommentSubject">
    <w:name w:val="annotation subject"/>
    <w:basedOn w:val="CommentText"/>
    <w:next w:val="CommentText"/>
    <w:link w:val="CommentSubjectChar"/>
    <w:uiPriority w:val="99"/>
    <w:semiHidden/>
    <w:unhideWhenUsed/>
    <w:rsid w:val="00526FD0"/>
    <w:rPr>
      <w:b/>
      <w:bCs/>
    </w:rPr>
  </w:style>
  <w:style w:type="character" w:customStyle="1" w:styleId="CommentSubjectChar">
    <w:name w:val="Comment Subject Char"/>
    <w:basedOn w:val="CommentTextChar"/>
    <w:link w:val="CommentSubject"/>
    <w:uiPriority w:val="99"/>
    <w:semiHidden/>
    <w:rsid w:val="00526FD0"/>
    <w:rPr>
      <w:b/>
      <w:bCs/>
      <w:sz w:val="20"/>
      <w:szCs w:val="20"/>
    </w:rPr>
  </w:style>
  <w:style w:type="paragraph" w:styleId="ListParagraph">
    <w:name w:val="List Paragraph"/>
    <w:basedOn w:val="Normal"/>
    <w:uiPriority w:val="34"/>
    <w:qFormat/>
    <w:rsid w:val="00700A61"/>
    <w:pPr>
      <w:ind w:left="720"/>
      <w:contextualSpacing/>
    </w:pPr>
  </w:style>
  <w:style w:type="character" w:styleId="Hyperlink">
    <w:name w:val="Hyperlink"/>
    <w:basedOn w:val="DefaultParagraphFont"/>
    <w:uiPriority w:val="99"/>
    <w:unhideWhenUsed/>
    <w:rsid w:val="00A45862"/>
    <w:rPr>
      <w:color w:val="0563C1" w:themeColor="hyperlink"/>
      <w:u w:val="single"/>
    </w:rPr>
  </w:style>
  <w:style w:type="character" w:styleId="UnresolvedMention">
    <w:name w:val="Unresolved Mention"/>
    <w:basedOn w:val="DefaultParagraphFont"/>
    <w:uiPriority w:val="99"/>
    <w:semiHidden/>
    <w:unhideWhenUsed/>
    <w:rsid w:val="00A45862"/>
    <w:rPr>
      <w:color w:val="605E5C"/>
      <w:shd w:val="clear" w:color="auto" w:fill="E1DFDD"/>
    </w:rPr>
  </w:style>
  <w:style w:type="character" w:styleId="FollowedHyperlink">
    <w:name w:val="FollowedHyperlink"/>
    <w:basedOn w:val="DefaultParagraphFont"/>
    <w:uiPriority w:val="99"/>
    <w:semiHidden/>
    <w:unhideWhenUsed/>
    <w:rsid w:val="00302566"/>
    <w:rPr>
      <w:color w:val="954F72" w:themeColor="followedHyperlink"/>
      <w:u w:val="single"/>
    </w:rPr>
  </w:style>
  <w:style w:type="table" w:styleId="TableGrid">
    <w:name w:val="Table Grid"/>
    <w:basedOn w:val="TableNormal"/>
    <w:uiPriority w:val="39"/>
    <w:rsid w:val="00592D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82503"/>
    <w:rPr>
      <w:rFonts w:asciiTheme="majorHAnsi" w:eastAsiaTheme="majorEastAsia" w:hAnsiTheme="majorHAnsi" w:cstheme="majorBidi"/>
      <w:color w:val="2F5496" w:themeColor="accent1" w:themeShade="BF"/>
      <w:sz w:val="32"/>
      <w:szCs w:val="32"/>
    </w:rPr>
  </w:style>
  <w:style w:type="paragraph" w:styleId="Revision">
    <w:name w:val="Revision"/>
    <w:hidden/>
    <w:uiPriority w:val="99"/>
    <w:semiHidden/>
    <w:rsid w:val="008658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11935">
      <w:bodyDiv w:val="1"/>
      <w:marLeft w:val="0"/>
      <w:marRight w:val="0"/>
      <w:marTop w:val="0"/>
      <w:marBottom w:val="0"/>
      <w:divBdr>
        <w:top w:val="none" w:sz="0" w:space="0" w:color="auto"/>
        <w:left w:val="none" w:sz="0" w:space="0" w:color="auto"/>
        <w:bottom w:val="none" w:sz="0" w:space="0" w:color="auto"/>
        <w:right w:val="none" w:sz="0" w:space="0" w:color="auto"/>
      </w:divBdr>
    </w:div>
    <w:div w:id="232089863">
      <w:bodyDiv w:val="1"/>
      <w:marLeft w:val="0"/>
      <w:marRight w:val="0"/>
      <w:marTop w:val="0"/>
      <w:marBottom w:val="0"/>
      <w:divBdr>
        <w:top w:val="none" w:sz="0" w:space="0" w:color="auto"/>
        <w:left w:val="none" w:sz="0" w:space="0" w:color="auto"/>
        <w:bottom w:val="none" w:sz="0" w:space="0" w:color="auto"/>
        <w:right w:val="none" w:sz="0" w:space="0" w:color="auto"/>
      </w:divBdr>
      <w:divsChild>
        <w:div w:id="1570186750">
          <w:marLeft w:val="0"/>
          <w:marRight w:val="0"/>
          <w:marTop w:val="0"/>
          <w:marBottom w:val="0"/>
          <w:divBdr>
            <w:top w:val="none" w:sz="0" w:space="0" w:color="auto"/>
            <w:left w:val="none" w:sz="0" w:space="0" w:color="auto"/>
            <w:bottom w:val="none" w:sz="0" w:space="0" w:color="auto"/>
            <w:right w:val="none" w:sz="0" w:space="0" w:color="auto"/>
          </w:divBdr>
          <w:divsChild>
            <w:div w:id="541358021">
              <w:marLeft w:val="0"/>
              <w:marRight w:val="0"/>
              <w:marTop w:val="0"/>
              <w:marBottom w:val="0"/>
              <w:divBdr>
                <w:top w:val="none" w:sz="0" w:space="0" w:color="auto"/>
                <w:left w:val="none" w:sz="0" w:space="0" w:color="auto"/>
                <w:bottom w:val="none" w:sz="0" w:space="0" w:color="auto"/>
                <w:right w:val="none" w:sz="0" w:space="0" w:color="auto"/>
              </w:divBdr>
              <w:divsChild>
                <w:div w:id="4054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379101">
      <w:bodyDiv w:val="1"/>
      <w:marLeft w:val="0"/>
      <w:marRight w:val="0"/>
      <w:marTop w:val="0"/>
      <w:marBottom w:val="0"/>
      <w:divBdr>
        <w:top w:val="none" w:sz="0" w:space="0" w:color="auto"/>
        <w:left w:val="none" w:sz="0" w:space="0" w:color="auto"/>
        <w:bottom w:val="none" w:sz="0" w:space="0" w:color="auto"/>
        <w:right w:val="none" w:sz="0" w:space="0" w:color="auto"/>
      </w:divBdr>
    </w:div>
    <w:div w:id="314916926">
      <w:bodyDiv w:val="1"/>
      <w:marLeft w:val="0"/>
      <w:marRight w:val="0"/>
      <w:marTop w:val="0"/>
      <w:marBottom w:val="0"/>
      <w:divBdr>
        <w:top w:val="none" w:sz="0" w:space="0" w:color="auto"/>
        <w:left w:val="none" w:sz="0" w:space="0" w:color="auto"/>
        <w:bottom w:val="none" w:sz="0" w:space="0" w:color="auto"/>
        <w:right w:val="none" w:sz="0" w:space="0" w:color="auto"/>
      </w:divBdr>
      <w:divsChild>
        <w:div w:id="1979870823">
          <w:marLeft w:val="0"/>
          <w:marRight w:val="0"/>
          <w:marTop w:val="0"/>
          <w:marBottom w:val="0"/>
          <w:divBdr>
            <w:top w:val="none" w:sz="0" w:space="0" w:color="auto"/>
            <w:left w:val="none" w:sz="0" w:space="0" w:color="auto"/>
            <w:bottom w:val="none" w:sz="0" w:space="0" w:color="auto"/>
            <w:right w:val="none" w:sz="0" w:space="0" w:color="auto"/>
          </w:divBdr>
          <w:divsChild>
            <w:div w:id="119690616">
              <w:marLeft w:val="0"/>
              <w:marRight w:val="0"/>
              <w:marTop w:val="0"/>
              <w:marBottom w:val="0"/>
              <w:divBdr>
                <w:top w:val="none" w:sz="0" w:space="0" w:color="auto"/>
                <w:left w:val="none" w:sz="0" w:space="0" w:color="auto"/>
                <w:bottom w:val="none" w:sz="0" w:space="0" w:color="auto"/>
                <w:right w:val="none" w:sz="0" w:space="0" w:color="auto"/>
              </w:divBdr>
              <w:divsChild>
                <w:div w:id="9360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268560">
      <w:bodyDiv w:val="1"/>
      <w:marLeft w:val="0"/>
      <w:marRight w:val="0"/>
      <w:marTop w:val="0"/>
      <w:marBottom w:val="0"/>
      <w:divBdr>
        <w:top w:val="none" w:sz="0" w:space="0" w:color="auto"/>
        <w:left w:val="none" w:sz="0" w:space="0" w:color="auto"/>
        <w:bottom w:val="none" w:sz="0" w:space="0" w:color="auto"/>
        <w:right w:val="none" w:sz="0" w:space="0" w:color="auto"/>
      </w:divBdr>
    </w:div>
    <w:div w:id="345984273">
      <w:bodyDiv w:val="1"/>
      <w:marLeft w:val="0"/>
      <w:marRight w:val="0"/>
      <w:marTop w:val="0"/>
      <w:marBottom w:val="0"/>
      <w:divBdr>
        <w:top w:val="none" w:sz="0" w:space="0" w:color="auto"/>
        <w:left w:val="none" w:sz="0" w:space="0" w:color="auto"/>
        <w:bottom w:val="none" w:sz="0" w:space="0" w:color="auto"/>
        <w:right w:val="none" w:sz="0" w:space="0" w:color="auto"/>
      </w:divBdr>
      <w:divsChild>
        <w:div w:id="1342853914">
          <w:marLeft w:val="0"/>
          <w:marRight w:val="0"/>
          <w:marTop w:val="0"/>
          <w:marBottom w:val="0"/>
          <w:divBdr>
            <w:top w:val="single" w:sz="6" w:space="0" w:color="5B616B"/>
            <w:left w:val="single" w:sz="6" w:space="0" w:color="5B616B"/>
            <w:bottom w:val="single" w:sz="6" w:space="0" w:color="5B616B"/>
            <w:right w:val="single" w:sz="6" w:space="0" w:color="5B616B"/>
          </w:divBdr>
        </w:div>
        <w:div w:id="741681899">
          <w:marLeft w:val="0"/>
          <w:marRight w:val="0"/>
          <w:marTop w:val="0"/>
          <w:marBottom w:val="0"/>
          <w:divBdr>
            <w:top w:val="none" w:sz="0" w:space="0" w:color="auto"/>
            <w:left w:val="none" w:sz="0" w:space="0" w:color="auto"/>
            <w:bottom w:val="none" w:sz="0" w:space="0" w:color="auto"/>
            <w:right w:val="none" w:sz="0" w:space="0" w:color="auto"/>
          </w:divBdr>
        </w:div>
      </w:divsChild>
    </w:div>
    <w:div w:id="349142850">
      <w:bodyDiv w:val="1"/>
      <w:marLeft w:val="0"/>
      <w:marRight w:val="0"/>
      <w:marTop w:val="0"/>
      <w:marBottom w:val="0"/>
      <w:divBdr>
        <w:top w:val="none" w:sz="0" w:space="0" w:color="auto"/>
        <w:left w:val="none" w:sz="0" w:space="0" w:color="auto"/>
        <w:bottom w:val="none" w:sz="0" w:space="0" w:color="auto"/>
        <w:right w:val="none" w:sz="0" w:space="0" w:color="auto"/>
      </w:divBdr>
      <w:divsChild>
        <w:div w:id="1727951023">
          <w:marLeft w:val="0"/>
          <w:marRight w:val="0"/>
          <w:marTop w:val="0"/>
          <w:marBottom w:val="0"/>
          <w:divBdr>
            <w:top w:val="none" w:sz="0" w:space="0" w:color="auto"/>
            <w:left w:val="none" w:sz="0" w:space="0" w:color="auto"/>
            <w:bottom w:val="none" w:sz="0" w:space="0" w:color="auto"/>
            <w:right w:val="none" w:sz="0" w:space="0" w:color="auto"/>
          </w:divBdr>
          <w:divsChild>
            <w:div w:id="1982540482">
              <w:marLeft w:val="0"/>
              <w:marRight w:val="0"/>
              <w:marTop w:val="0"/>
              <w:marBottom w:val="0"/>
              <w:divBdr>
                <w:top w:val="none" w:sz="0" w:space="0" w:color="auto"/>
                <w:left w:val="none" w:sz="0" w:space="0" w:color="auto"/>
                <w:bottom w:val="none" w:sz="0" w:space="0" w:color="auto"/>
                <w:right w:val="none" w:sz="0" w:space="0" w:color="auto"/>
              </w:divBdr>
              <w:divsChild>
                <w:div w:id="158846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2676">
      <w:bodyDiv w:val="1"/>
      <w:marLeft w:val="0"/>
      <w:marRight w:val="0"/>
      <w:marTop w:val="0"/>
      <w:marBottom w:val="0"/>
      <w:divBdr>
        <w:top w:val="none" w:sz="0" w:space="0" w:color="auto"/>
        <w:left w:val="none" w:sz="0" w:space="0" w:color="auto"/>
        <w:bottom w:val="none" w:sz="0" w:space="0" w:color="auto"/>
        <w:right w:val="none" w:sz="0" w:space="0" w:color="auto"/>
      </w:divBdr>
    </w:div>
    <w:div w:id="392122491">
      <w:bodyDiv w:val="1"/>
      <w:marLeft w:val="0"/>
      <w:marRight w:val="0"/>
      <w:marTop w:val="0"/>
      <w:marBottom w:val="0"/>
      <w:divBdr>
        <w:top w:val="none" w:sz="0" w:space="0" w:color="auto"/>
        <w:left w:val="none" w:sz="0" w:space="0" w:color="auto"/>
        <w:bottom w:val="none" w:sz="0" w:space="0" w:color="auto"/>
        <w:right w:val="none" w:sz="0" w:space="0" w:color="auto"/>
      </w:divBdr>
      <w:divsChild>
        <w:div w:id="1318264966">
          <w:marLeft w:val="0"/>
          <w:marRight w:val="0"/>
          <w:marTop w:val="0"/>
          <w:marBottom w:val="0"/>
          <w:divBdr>
            <w:top w:val="single" w:sz="6" w:space="0" w:color="5B616B"/>
            <w:left w:val="single" w:sz="6" w:space="0" w:color="5B616B"/>
            <w:bottom w:val="single" w:sz="6" w:space="0" w:color="5B616B"/>
            <w:right w:val="single" w:sz="6" w:space="0" w:color="5B616B"/>
          </w:divBdr>
        </w:div>
        <w:div w:id="971860620">
          <w:marLeft w:val="0"/>
          <w:marRight w:val="0"/>
          <w:marTop w:val="0"/>
          <w:marBottom w:val="0"/>
          <w:divBdr>
            <w:top w:val="none" w:sz="0" w:space="0" w:color="auto"/>
            <w:left w:val="none" w:sz="0" w:space="0" w:color="auto"/>
            <w:bottom w:val="none" w:sz="0" w:space="0" w:color="auto"/>
            <w:right w:val="none" w:sz="0" w:space="0" w:color="auto"/>
          </w:divBdr>
        </w:div>
      </w:divsChild>
    </w:div>
    <w:div w:id="460735248">
      <w:bodyDiv w:val="1"/>
      <w:marLeft w:val="0"/>
      <w:marRight w:val="0"/>
      <w:marTop w:val="0"/>
      <w:marBottom w:val="0"/>
      <w:divBdr>
        <w:top w:val="none" w:sz="0" w:space="0" w:color="auto"/>
        <w:left w:val="none" w:sz="0" w:space="0" w:color="auto"/>
        <w:bottom w:val="none" w:sz="0" w:space="0" w:color="auto"/>
        <w:right w:val="none" w:sz="0" w:space="0" w:color="auto"/>
      </w:divBdr>
      <w:divsChild>
        <w:div w:id="2047899850">
          <w:marLeft w:val="0"/>
          <w:marRight w:val="0"/>
          <w:marTop w:val="0"/>
          <w:marBottom w:val="0"/>
          <w:divBdr>
            <w:top w:val="none" w:sz="0" w:space="0" w:color="auto"/>
            <w:left w:val="none" w:sz="0" w:space="0" w:color="auto"/>
            <w:bottom w:val="none" w:sz="0" w:space="0" w:color="auto"/>
            <w:right w:val="none" w:sz="0" w:space="0" w:color="auto"/>
          </w:divBdr>
          <w:divsChild>
            <w:div w:id="1544633942">
              <w:marLeft w:val="0"/>
              <w:marRight w:val="0"/>
              <w:marTop w:val="0"/>
              <w:marBottom w:val="0"/>
              <w:divBdr>
                <w:top w:val="none" w:sz="0" w:space="0" w:color="auto"/>
                <w:left w:val="none" w:sz="0" w:space="0" w:color="auto"/>
                <w:bottom w:val="none" w:sz="0" w:space="0" w:color="auto"/>
                <w:right w:val="none" w:sz="0" w:space="0" w:color="auto"/>
              </w:divBdr>
              <w:divsChild>
                <w:div w:id="517044660">
                  <w:marLeft w:val="0"/>
                  <w:marRight w:val="0"/>
                  <w:marTop w:val="0"/>
                  <w:marBottom w:val="0"/>
                  <w:divBdr>
                    <w:top w:val="none" w:sz="0" w:space="0" w:color="auto"/>
                    <w:left w:val="none" w:sz="0" w:space="0" w:color="auto"/>
                    <w:bottom w:val="none" w:sz="0" w:space="0" w:color="auto"/>
                    <w:right w:val="none" w:sz="0" w:space="0" w:color="auto"/>
                  </w:divBdr>
                </w:div>
                <w:div w:id="170923831">
                  <w:marLeft w:val="0"/>
                  <w:marRight w:val="0"/>
                  <w:marTop w:val="0"/>
                  <w:marBottom w:val="0"/>
                  <w:divBdr>
                    <w:top w:val="none" w:sz="0" w:space="0" w:color="auto"/>
                    <w:left w:val="none" w:sz="0" w:space="0" w:color="auto"/>
                    <w:bottom w:val="none" w:sz="0" w:space="0" w:color="auto"/>
                    <w:right w:val="none" w:sz="0" w:space="0" w:color="auto"/>
                  </w:divBdr>
                </w:div>
                <w:div w:id="7062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78437">
      <w:bodyDiv w:val="1"/>
      <w:marLeft w:val="0"/>
      <w:marRight w:val="0"/>
      <w:marTop w:val="0"/>
      <w:marBottom w:val="0"/>
      <w:divBdr>
        <w:top w:val="none" w:sz="0" w:space="0" w:color="auto"/>
        <w:left w:val="none" w:sz="0" w:space="0" w:color="auto"/>
        <w:bottom w:val="none" w:sz="0" w:space="0" w:color="auto"/>
        <w:right w:val="none" w:sz="0" w:space="0" w:color="auto"/>
      </w:divBdr>
      <w:divsChild>
        <w:div w:id="233127547">
          <w:marLeft w:val="0"/>
          <w:marRight w:val="0"/>
          <w:marTop w:val="0"/>
          <w:marBottom w:val="0"/>
          <w:divBdr>
            <w:top w:val="none" w:sz="0" w:space="0" w:color="auto"/>
            <w:left w:val="none" w:sz="0" w:space="0" w:color="auto"/>
            <w:bottom w:val="none" w:sz="0" w:space="0" w:color="auto"/>
            <w:right w:val="none" w:sz="0" w:space="0" w:color="auto"/>
          </w:divBdr>
          <w:divsChild>
            <w:div w:id="2022927962">
              <w:marLeft w:val="0"/>
              <w:marRight w:val="0"/>
              <w:marTop w:val="0"/>
              <w:marBottom w:val="0"/>
              <w:divBdr>
                <w:top w:val="none" w:sz="0" w:space="0" w:color="auto"/>
                <w:left w:val="none" w:sz="0" w:space="0" w:color="auto"/>
                <w:bottom w:val="none" w:sz="0" w:space="0" w:color="auto"/>
                <w:right w:val="none" w:sz="0" w:space="0" w:color="auto"/>
              </w:divBdr>
              <w:divsChild>
                <w:div w:id="65537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67996">
      <w:bodyDiv w:val="1"/>
      <w:marLeft w:val="0"/>
      <w:marRight w:val="0"/>
      <w:marTop w:val="0"/>
      <w:marBottom w:val="0"/>
      <w:divBdr>
        <w:top w:val="none" w:sz="0" w:space="0" w:color="auto"/>
        <w:left w:val="none" w:sz="0" w:space="0" w:color="auto"/>
        <w:bottom w:val="none" w:sz="0" w:space="0" w:color="auto"/>
        <w:right w:val="none" w:sz="0" w:space="0" w:color="auto"/>
      </w:divBdr>
    </w:div>
    <w:div w:id="528033063">
      <w:bodyDiv w:val="1"/>
      <w:marLeft w:val="0"/>
      <w:marRight w:val="0"/>
      <w:marTop w:val="0"/>
      <w:marBottom w:val="0"/>
      <w:divBdr>
        <w:top w:val="none" w:sz="0" w:space="0" w:color="auto"/>
        <w:left w:val="none" w:sz="0" w:space="0" w:color="auto"/>
        <w:bottom w:val="none" w:sz="0" w:space="0" w:color="auto"/>
        <w:right w:val="none" w:sz="0" w:space="0" w:color="auto"/>
      </w:divBdr>
    </w:div>
    <w:div w:id="562066776">
      <w:bodyDiv w:val="1"/>
      <w:marLeft w:val="0"/>
      <w:marRight w:val="0"/>
      <w:marTop w:val="0"/>
      <w:marBottom w:val="0"/>
      <w:divBdr>
        <w:top w:val="none" w:sz="0" w:space="0" w:color="auto"/>
        <w:left w:val="none" w:sz="0" w:space="0" w:color="auto"/>
        <w:bottom w:val="none" w:sz="0" w:space="0" w:color="auto"/>
        <w:right w:val="none" w:sz="0" w:space="0" w:color="auto"/>
      </w:divBdr>
      <w:divsChild>
        <w:div w:id="602957243">
          <w:marLeft w:val="0"/>
          <w:marRight w:val="0"/>
          <w:marTop w:val="0"/>
          <w:marBottom w:val="0"/>
          <w:divBdr>
            <w:top w:val="single" w:sz="6" w:space="0" w:color="5B616B"/>
            <w:left w:val="single" w:sz="6" w:space="0" w:color="5B616B"/>
            <w:bottom w:val="single" w:sz="6" w:space="0" w:color="5B616B"/>
            <w:right w:val="single" w:sz="6" w:space="0" w:color="5B616B"/>
          </w:divBdr>
        </w:div>
        <w:div w:id="1485581296">
          <w:marLeft w:val="0"/>
          <w:marRight w:val="0"/>
          <w:marTop w:val="0"/>
          <w:marBottom w:val="0"/>
          <w:divBdr>
            <w:top w:val="none" w:sz="0" w:space="0" w:color="auto"/>
            <w:left w:val="none" w:sz="0" w:space="0" w:color="auto"/>
            <w:bottom w:val="none" w:sz="0" w:space="0" w:color="auto"/>
            <w:right w:val="none" w:sz="0" w:space="0" w:color="auto"/>
          </w:divBdr>
        </w:div>
      </w:divsChild>
    </w:div>
    <w:div w:id="565798239">
      <w:bodyDiv w:val="1"/>
      <w:marLeft w:val="0"/>
      <w:marRight w:val="0"/>
      <w:marTop w:val="0"/>
      <w:marBottom w:val="0"/>
      <w:divBdr>
        <w:top w:val="none" w:sz="0" w:space="0" w:color="auto"/>
        <w:left w:val="none" w:sz="0" w:space="0" w:color="auto"/>
        <w:bottom w:val="none" w:sz="0" w:space="0" w:color="auto"/>
        <w:right w:val="none" w:sz="0" w:space="0" w:color="auto"/>
      </w:divBdr>
    </w:div>
    <w:div w:id="576598976">
      <w:bodyDiv w:val="1"/>
      <w:marLeft w:val="0"/>
      <w:marRight w:val="0"/>
      <w:marTop w:val="0"/>
      <w:marBottom w:val="0"/>
      <w:divBdr>
        <w:top w:val="none" w:sz="0" w:space="0" w:color="auto"/>
        <w:left w:val="none" w:sz="0" w:space="0" w:color="auto"/>
        <w:bottom w:val="none" w:sz="0" w:space="0" w:color="auto"/>
        <w:right w:val="none" w:sz="0" w:space="0" w:color="auto"/>
      </w:divBdr>
      <w:divsChild>
        <w:div w:id="1173378570">
          <w:marLeft w:val="0"/>
          <w:marRight w:val="0"/>
          <w:marTop w:val="0"/>
          <w:marBottom w:val="0"/>
          <w:divBdr>
            <w:top w:val="single" w:sz="6" w:space="0" w:color="5B616B"/>
            <w:left w:val="single" w:sz="6" w:space="0" w:color="5B616B"/>
            <w:bottom w:val="single" w:sz="6" w:space="0" w:color="5B616B"/>
            <w:right w:val="single" w:sz="6" w:space="0" w:color="5B616B"/>
          </w:divBdr>
        </w:div>
        <w:div w:id="1585413930">
          <w:marLeft w:val="0"/>
          <w:marRight w:val="0"/>
          <w:marTop w:val="0"/>
          <w:marBottom w:val="0"/>
          <w:divBdr>
            <w:top w:val="none" w:sz="0" w:space="0" w:color="auto"/>
            <w:left w:val="none" w:sz="0" w:space="0" w:color="auto"/>
            <w:bottom w:val="none" w:sz="0" w:space="0" w:color="auto"/>
            <w:right w:val="none" w:sz="0" w:space="0" w:color="auto"/>
          </w:divBdr>
        </w:div>
      </w:divsChild>
    </w:div>
    <w:div w:id="582109090">
      <w:bodyDiv w:val="1"/>
      <w:marLeft w:val="0"/>
      <w:marRight w:val="0"/>
      <w:marTop w:val="0"/>
      <w:marBottom w:val="0"/>
      <w:divBdr>
        <w:top w:val="none" w:sz="0" w:space="0" w:color="auto"/>
        <w:left w:val="none" w:sz="0" w:space="0" w:color="auto"/>
        <w:bottom w:val="none" w:sz="0" w:space="0" w:color="auto"/>
        <w:right w:val="none" w:sz="0" w:space="0" w:color="auto"/>
      </w:divBdr>
      <w:divsChild>
        <w:div w:id="663822629">
          <w:marLeft w:val="0"/>
          <w:marRight w:val="0"/>
          <w:marTop w:val="0"/>
          <w:marBottom w:val="0"/>
          <w:divBdr>
            <w:top w:val="none" w:sz="0" w:space="0" w:color="auto"/>
            <w:left w:val="none" w:sz="0" w:space="0" w:color="auto"/>
            <w:bottom w:val="none" w:sz="0" w:space="0" w:color="auto"/>
            <w:right w:val="none" w:sz="0" w:space="0" w:color="auto"/>
          </w:divBdr>
          <w:divsChild>
            <w:div w:id="358358486">
              <w:marLeft w:val="0"/>
              <w:marRight w:val="0"/>
              <w:marTop w:val="0"/>
              <w:marBottom w:val="0"/>
              <w:divBdr>
                <w:top w:val="none" w:sz="0" w:space="0" w:color="auto"/>
                <w:left w:val="none" w:sz="0" w:space="0" w:color="auto"/>
                <w:bottom w:val="none" w:sz="0" w:space="0" w:color="auto"/>
                <w:right w:val="none" w:sz="0" w:space="0" w:color="auto"/>
              </w:divBdr>
              <w:divsChild>
                <w:div w:id="14941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88158">
      <w:bodyDiv w:val="1"/>
      <w:marLeft w:val="0"/>
      <w:marRight w:val="0"/>
      <w:marTop w:val="0"/>
      <w:marBottom w:val="0"/>
      <w:divBdr>
        <w:top w:val="none" w:sz="0" w:space="0" w:color="auto"/>
        <w:left w:val="none" w:sz="0" w:space="0" w:color="auto"/>
        <w:bottom w:val="none" w:sz="0" w:space="0" w:color="auto"/>
        <w:right w:val="none" w:sz="0" w:space="0" w:color="auto"/>
      </w:divBdr>
    </w:div>
    <w:div w:id="625890305">
      <w:bodyDiv w:val="1"/>
      <w:marLeft w:val="0"/>
      <w:marRight w:val="0"/>
      <w:marTop w:val="0"/>
      <w:marBottom w:val="0"/>
      <w:divBdr>
        <w:top w:val="none" w:sz="0" w:space="0" w:color="auto"/>
        <w:left w:val="none" w:sz="0" w:space="0" w:color="auto"/>
        <w:bottom w:val="none" w:sz="0" w:space="0" w:color="auto"/>
        <w:right w:val="none" w:sz="0" w:space="0" w:color="auto"/>
      </w:divBdr>
      <w:divsChild>
        <w:div w:id="1379477830">
          <w:marLeft w:val="0"/>
          <w:marRight w:val="0"/>
          <w:marTop w:val="0"/>
          <w:marBottom w:val="0"/>
          <w:divBdr>
            <w:top w:val="single" w:sz="6" w:space="0" w:color="5B616B"/>
            <w:left w:val="single" w:sz="6" w:space="0" w:color="5B616B"/>
            <w:bottom w:val="single" w:sz="6" w:space="0" w:color="5B616B"/>
            <w:right w:val="single" w:sz="6" w:space="0" w:color="5B616B"/>
          </w:divBdr>
        </w:div>
        <w:div w:id="1820149038">
          <w:marLeft w:val="0"/>
          <w:marRight w:val="0"/>
          <w:marTop w:val="0"/>
          <w:marBottom w:val="0"/>
          <w:divBdr>
            <w:top w:val="none" w:sz="0" w:space="0" w:color="auto"/>
            <w:left w:val="none" w:sz="0" w:space="0" w:color="auto"/>
            <w:bottom w:val="none" w:sz="0" w:space="0" w:color="auto"/>
            <w:right w:val="none" w:sz="0" w:space="0" w:color="auto"/>
          </w:divBdr>
        </w:div>
      </w:divsChild>
    </w:div>
    <w:div w:id="712198822">
      <w:bodyDiv w:val="1"/>
      <w:marLeft w:val="0"/>
      <w:marRight w:val="0"/>
      <w:marTop w:val="0"/>
      <w:marBottom w:val="0"/>
      <w:divBdr>
        <w:top w:val="none" w:sz="0" w:space="0" w:color="auto"/>
        <w:left w:val="none" w:sz="0" w:space="0" w:color="auto"/>
        <w:bottom w:val="none" w:sz="0" w:space="0" w:color="auto"/>
        <w:right w:val="none" w:sz="0" w:space="0" w:color="auto"/>
      </w:divBdr>
      <w:divsChild>
        <w:div w:id="582299515">
          <w:marLeft w:val="0"/>
          <w:marRight w:val="0"/>
          <w:marTop w:val="0"/>
          <w:marBottom w:val="0"/>
          <w:divBdr>
            <w:top w:val="none" w:sz="0" w:space="0" w:color="auto"/>
            <w:left w:val="none" w:sz="0" w:space="0" w:color="auto"/>
            <w:bottom w:val="none" w:sz="0" w:space="0" w:color="auto"/>
            <w:right w:val="none" w:sz="0" w:space="0" w:color="auto"/>
          </w:divBdr>
          <w:divsChild>
            <w:div w:id="1922255811">
              <w:marLeft w:val="0"/>
              <w:marRight w:val="0"/>
              <w:marTop w:val="0"/>
              <w:marBottom w:val="0"/>
              <w:divBdr>
                <w:top w:val="none" w:sz="0" w:space="0" w:color="auto"/>
                <w:left w:val="none" w:sz="0" w:space="0" w:color="auto"/>
                <w:bottom w:val="none" w:sz="0" w:space="0" w:color="auto"/>
                <w:right w:val="none" w:sz="0" w:space="0" w:color="auto"/>
              </w:divBdr>
              <w:divsChild>
                <w:div w:id="47660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216796">
      <w:bodyDiv w:val="1"/>
      <w:marLeft w:val="0"/>
      <w:marRight w:val="0"/>
      <w:marTop w:val="0"/>
      <w:marBottom w:val="0"/>
      <w:divBdr>
        <w:top w:val="none" w:sz="0" w:space="0" w:color="auto"/>
        <w:left w:val="none" w:sz="0" w:space="0" w:color="auto"/>
        <w:bottom w:val="none" w:sz="0" w:space="0" w:color="auto"/>
        <w:right w:val="none" w:sz="0" w:space="0" w:color="auto"/>
      </w:divBdr>
      <w:divsChild>
        <w:div w:id="546769412">
          <w:marLeft w:val="0"/>
          <w:marRight w:val="0"/>
          <w:marTop w:val="0"/>
          <w:marBottom w:val="0"/>
          <w:divBdr>
            <w:top w:val="single" w:sz="6" w:space="0" w:color="5B616B"/>
            <w:left w:val="single" w:sz="6" w:space="0" w:color="5B616B"/>
            <w:bottom w:val="single" w:sz="6" w:space="0" w:color="5B616B"/>
            <w:right w:val="single" w:sz="6" w:space="0" w:color="5B616B"/>
          </w:divBdr>
        </w:div>
        <w:div w:id="1372724998">
          <w:marLeft w:val="0"/>
          <w:marRight w:val="0"/>
          <w:marTop w:val="0"/>
          <w:marBottom w:val="0"/>
          <w:divBdr>
            <w:top w:val="none" w:sz="0" w:space="0" w:color="auto"/>
            <w:left w:val="none" w:sz="0" w:space="0" w:color="auto"/>
            <w:bottom w:val="none" w:sz="0" w:space="0" w:color="auto"/>
            <w:right w:val="none" w:sz="0" w:space="0" w:color="auto"/>
          </w:divBdr>
        </w:div>
      </w:divsChild>
    </w:div>
    <w:div w:id="794181425">
      <w:bodyDiv w:val="1"/>
      <w:marLeft w:val="0"/>
      <w:marRight w:val="0"/>
      <w:marTop w:val="0"/>
      <w:marBottom w:val="0"/>
      <w:divBdr>
        <w:top w:val="none" w:sz="0" w:space="0" w:color="auto"/>
        <w:left w:val="none" w:sz="0" w:space="0" w:color="auto"/>
        <w:bottom w:val="none" w:sz="0" w:space="0" w:color="auto"/>
        <w:right w:val="none" w:sz="0" w:space="0" w:color="auto"/>
      </w:divBdr>
      <w:divsChild>
        <w:div w:id="326249810">
          <w:marLeft w:val="0"/>
          <w:marRight w:val="0"/>
          <w:marTop w:val="0"/>
          <w:marBottom w:val="0"/>
          <w:divBdr>
            <w:top w:val="none" w:sz="0" w:space="0" w:color="auto"/>
            <w:left w:val="none" w:sz="0" w:space="0" w:color="auto"/>
            <w:bottom w:val="none" w:sz="0" w:space="0" w:color="auto"/>
            <w:right w:val="none" w:sz="0" w:space="0" w:color="auto"/>
          </w:divBdr>
          <w:divsChild>
            <w:div w:id="1176575936">
              <w:marLeft w:val="0"/>
              <w:marRight w:val="0"/>
              <w:marTop w:val="0"/>
              <w:marBottom w:val="0"/>
              <w:divBdr>
                <w:top w:val="none" w:sz="0" w:space="0" w:color="auto"/>
                <w:left w:val="none" w:sz="0" w:space="0" w:color="auto"/>
                <w:bottom w:val="none" w:sz="0" w:space="0" w:color="auto"/>
                <w:right w:val="none" w:sz="0" w:space="0" w:color="auto"/>
              </w:divBdr>
              <w:divsChild>
                <w:div w:id="7044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20442">
      <w:bodyDiv w:val="1"/>
      <w:marLeft w:val="0"/>
      <w:marRight w:val="0"/>
      <w:marTop w:val="0"/>
      <w:marBottom w:val="0"/>
      <w:divBdr>
        <w:top w:val="none" w:sz="0" w:space="0" w:color="auto"/>
        <w:left w:val="none" w:sz="0" w:space="0" w:color="auto"/>
        <w:bottom w:val="none" w:sz="0" w:space="0" w:color="auto"/>
        <w:right w:val="none" w:sz="0" w:space="0" w:color="auto"/>
      </w:divBdr>
      <w:divsChild>
        <w:div w:id="2096899476">
          <w:marLeft w:val="0"/>
          <w:marRight w:val="0"/>
          <w:marTop w:val="0"/>
          <w:marBottom w:val="0"/>
          <w:divBdr>
            <w:top w:val="none" w:sz="0" w:space="0" w:color="auto"/>
            <w:left w:val="none" w:sz="0" w:space="0" w:color="auto"/>
            <w:bottom w:val="none" w:sz="0" w:space="0" w:color="auto"/>
            <w:right w:val="none" w:sz="0" w:space="0" w:color="auto"/>
          </w:divBdr>
          <w:divsChild>
            <w:div w:id="330909564">
              <w:marLeft w:val="0"/>
              <w:marRight w:val="0"/>
              <w:marTop w:val="0"/>
              <w:marBottom w:val="0"/>
              <w:divBdr>
                <w:top w:val="none" w:sz="0" w:space="0" w:color="auto"/>
                <w:left w:val="none" w:sz="0" w:space="0" w:color="auto"/>
                <w:bottom w:val="none" w:sz="0" w:space="0" w:color="auto"/>
                <w:right w:val="none" w:sz="0" w:space="0" w:color="auto"/>
              </w:divBdr>
              <w:divsChild>
                <w:div w:id="50417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089322">
      <w:bodyDiv w:val="1"/>
      <w:marLeft w:val="0"/>
      <w:marRight w:val="0"/>
      <w:marTop w:val="0"/>
      <w:marBottom w:val="0"/>
      <w:divBdr>
        <w:top w:val="none" w:sz="0" w:space="0" w:color="auto"/>
        <w:left w:val="none" w:sz="0" w:space="0" w:color="auto"/>
        <w:bottom w:val="none" w:sz="0" w:space="0" w:color="auto"/>
        <w:right w:val="none" w:sz="0" w:space="0" w:color="auto"/>
      </w:divBdr>
      <w:divsChild>
        <w:div w:id="391273935">
          <w:marLeft w:val="0"/>
          <w:marRight w:val="0"/>
          <w:marTop w:val="0"/>
          <w:marBottom w:val="0"/>
          <w:divBdr>
            <w:top w:val="single" w:sz="6" w:space="0" w:color="5B616B"/>
            <w:left w:val="single" w:sz="6" w:space="0" w:color="5B616B"/>
            <w:bottom w:val="single" w:sz="6" w:space="0" w:color="5B616B"/>
            <w:right w:val="single" w:sz="6" w:space="0" w:color="5B616B"/>
          </w:divBdr>
        </w:div>
        <w:div w:id="1994530956">
          <w:marLeft w:val="0"/>
          <w:marRight w:val="0"/>
          <w:marTop w:val="0"/>
          <w:marBottom w:val="0"/>
          <w:divBdr>
            <w:top w:val="none" w:sz="0" w:space="0" w:color="auto"/>
            <w:left w:val="none" w:sz="0" w:space="0" w:color="auto"/>
            <w:bottom w:val="none" w:sz="0" w:space="0" w:color="auto"/>
            <w:right w:val="none" w:sz="0" w:space="0" w:color="auto"/>
          </w:divBdr>
        </w:div>
      </w:divsChild>
    </w:div>
    <w:div w:id="899484094">
      <w:bodyDiv w:val="1"/>
      <w:marLeft w:val="0"/>
      <w:marRight w:val="0"/>
      <w:marTop w:val="0"/>
      <w:marBottom w:val="0"/>
      <w:divBdr>
        <w:top w:val="none" w:sz="0" w:space="0" w:color="auto"/>
        <w:left w:val="none" w:sz="0" w:space="0" w:color="auto"/>
        <w:bottom w:val="none" w:sz="0" w:space="0" w:color="auto"/>
        <w:right w:val="none" w:sz="0" w:space="0" w:color="auto"/>
      </w:divBdr>
    </w:div>
    <w:div w:id="907349830">
      <w:bodyDiv w:val="1"/>
      <w:marLeft w:val="0"/>
      <w:marRight w:val="0"/>
      <w:marTop w:val="0"/>
      <w:marBottom w:val="0"/>
      <w:divBdr>
        <w:top w:val="none" w:sz="0" w:space="0" w:color="auto"/>
        <w:left w:val="none" w:sz="0" w:space="0" w:color="auto"/>
        <w:bottom w:val="none" w:sz="0" w:space="0" w:color="auto"/>
        <w:right w:val="none" w:sz="0" w:space="0" w:color="auto"/>
      </w:divBdr>
    </w:div>
    <w:div w:id="926422033">
      <w:bodyDiv w:val="1"/>
      <w:marLeft w:val="0"/>
      <w:marRight w:val="0"/>
      <w:marTop w:val="0"/>
      <w:marBottom w:val="0"/>
      <w:divBdr>
        <w:top w:val="none" w:sz="0" w:space="0" w:color="auto"/>
        <w:left w:val="none" w:sz="0" w:space="0" w:color="auto"/>
        <w:bottom w:val="none" w:sz="0" w:space="0" w:color="auto"/>
        <w:right w:val="none" w:sz="0" w:space="0" w:color="auto"/>
      </w:divBdr>
      <w:divsChild>
        <w:div w:id="1677607779">
          <w:marLeft w:val="0"/>
          <w:marRight w:val="0"/>
          <w:marTop w:val="0"/>
          <w:marBottom w:val="0"/>
          <w:divBdr>
            <w:top w:val="none" w:sz="0" w:space="0" w:color="auto"/>
            <w:left w:val="none" w:sz="0" w:space="0" w:color="auto"/>
            <w:bottom w:val="none" w:sz="0" w:space="0" w:color="auto"/>
            <w:right w:val="none" w:sz="0" w:space="0" w:color="auto"/>
          </w:divBdr>
          <w:divsChild>
            <w:div w:id="2041661060">
              <w:marLeft w:val="0"/>
              <w:marRight w:val="0"/>
              <w:marTop w:val="0"/>
              <w:marBottom w:val="0"/>
              <w:divBdr>
                <w:top w:val="none" w:sz="0" w:space="0" w:color="auto"/>
                <w:left w:val="none" w:sz="0" w:space="0" w:color="auto"/>
                <w:bottom w:val="none" w:sz="0" w:space="0" w:color="auto"/>
                <w:right w:val="none" w:sz="0" w:space="0" w:color="auto"/>
              </w:divBdr>
              <w:divsChild>
                <w:div w:id="205075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14860">
      <w:bodyDiv w:val="1"/>
      <w:marLeft w:val="0"/>
      <w:marRight w:val="0"/>
      <w:marTop w:val="0"/>
      <w:marBottom w:val="0"/>
      <w:divBdr>
        <w:top w:val="none" w:sz="0" w:space="0" w:color="auto"/>
        <w:left w:val="none" w:sz="0" w:space="0" w:color="auto"/>
        <w:bottom w:val="none" w:sz="0" w:space="0" w:color="auto"/>
        <w:right w:val="none" w:sz="0" w:space="0" w:color="auto"/>
      </w:divBdr>
      <w:divsChild>
        <w:div w:id="1970890504">
          <w:marLeft w:val="0"/>
          <w:marRight w:val="0"/>
          <w:marTop w:val="150"/>
          <w:marBottom w:val="150"/>
          <w:divBdr>
            <w:top w:val="none" w:sz="0" w:space="0" w:color="auto"/>
            <w:left w:val="none" w:sz="0" w:space="0" w:color="auto"/>
            <w:bottom w:val="none" w:sz="0" w:space="0" w:color="auto"/>
            <w:right w:val="none" w:sz="0" w:space="0" w:color="auto"/>
          </w:divBdr>
          <w:divsChild>
            <w:div w:id="208537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2277">
      <w:bodyDiv w:val="1"/>
      <w:marLeft w:val="0"/>
      <w:marRight w:val="0"/>
      <w:marTop w:val="0"/>
      <w:marBottom w:val="0"/>
      <w:divBdr>
        <w:top w:val="none" w:sz="0" w:space="0" w:color="auto"/>
        <w:left w:val="none" w:sz="0" w:space="0" w:color="auto"/>
        <w:bottom w:val="none" w:sz="0" w:space="0" w:color="auto"/>
        <w:right w:val="none" w:sz="0" w:space="0" w:color="auto"/>
      </w:divBdr>
      <w:divsChild>
        <w:div w:id="935940302">
          <w:marLeft w:val="0"/>
          <w:marRight w:val="0"/>
          <w:marTop w:val="0"/>
          <w:marBottom w:val="0"/>
          <w:divBdr>
            <w:top w:val="single" w:sz="6" w:space="0" w:color="5B616B"/>
            <w:left w:val="single" w:sz="6" w:space="0" w:color="5B616B"/>
            <w:bottom w:val="single" w:sz="6" w:space="0" w:color="5B616B"/>
            <w:right w:val="single" w:sz="6" w:space="0" w:color="5B616B"/>
          </w:divBdr>
        </w:div>
        <w:div w:id="354111038">
          <w:marLeft w:val="0"/>
          <w:marRight w:val="0"/>
          <w:marTop w:val="0"/>
          <w:marBottom w:val="0"/>
          <w:divBdr>
            <w:top w:val="none" w:sz="0" w:space="0" w:color="auto"/>
            <w:left w:val="none" w:sz="0" w:space="0" w:color="auto"/>
            <w:bottom w:val="none" w:sz="0" w:space="0" w:color="auto"/>
            <w:right w:val="none" w:sz="0" w:space="0" w:color="auto"/>
          </w:divBdr>
        </w:div>
      </w:divsChild>
    </w:div>
    <w:div w:id="1076980179">
      <w:bodyDiv w:val="1"/>
      <w:marLeft w:val="0"/>
      <w:marRight w:val="0"/>
      <w:marTop w:val="0"/>
      <w:marBottom w:val="0"/>
      <w:divBdr>
        <w:top w:val="none" w:sz="0" w:space="0" w:color="auto"/>
        <w:left w:val="none" w:sz="0" w:space="0" w:color="auto"/>
        <w:bottom w:val="none" w:sz="0" w:space="0" w:color="auto"/>
        <w:right w:val="none" w:sz="0" w:space="0" w:color="auto"/>
      </w:divBdr>
      <w:divsChild>
        <w:div w:id="818305379">
          <w:marLeft w:val="0"/>
          <w:marRight w:val="0"/>
          <w:marTop w:val="0"/>
          <w:marBottom w:val="0"/>
          <w:divBdr>
            <w:top w:val="none" w:sz="0" w:space="0" w:color="auto"/>
            <w:left w:val="none" w:sz="0" w:space="0" w:color="auto"/>
            <w:bottom w:val="none" w:sz="0" w:space="0" w:color="auto"/>
            <w:right w:val="none" w:sz="0" w:space="0" w:color="auto"/>
          </w:divBdr>
          <w:divsChild>
            <w:div w:id="1942377536">
              <w:marLeft w:val="0"/>
              <w:marRight w:val="0"/>
              <w:marTop w:val="0"/>
              <w:marBottom w:val="0"/>
              <w:divBdr>
                <w:top w:val="none" w:sz="0" w:space="0" w:color="auto"/>
                <w:left w:val="none" w:sz="0" w:space="0" w:color="auto"/>
                <w:bottom w:val="none" w:sz="0" w:space="0" w:color="auto"/>
                <w:right w:val="none" w:sz="0" w:space="0" w:color="auto"/>
              </w:divBdr>
              <w:divsChild>
                <w:div w:id="99680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67108">
      <w:bodyDiv w:val="1"/>
      <w:marLeft w:val="0"/>
      <w:marRight w:val="0"/>
      <w:marTop w:val="0"/>
      <w:marBottom w:val="0"/>
      <w:divBdr>
        <w:top w:val="none" w:sz="0" w:space="0" w:color="auto"/>
        <w:left w:val="none" w:sz="0" w:space="0" w:color="auto"/>
        <w:bottom w:val="none" w:sz="0" w:space="0" w:color="auto"/>
        <w:right w:val="none" w:sz="0" w:space="0" w:color="auto"/>
      </w:divBdr>
      <w:divsChild>
        <w:div w:id="1565095310">
          <w:marLeft w:val="0"/>
          <w:marRight w:val="0"/>
          <w:marTop w:val="0"/>
          <w:marBottom w:val="0"/>
          <w:divBdr>
            <w:top w:val="single" w:sz="6" w:space="0" w:color="5B616B"/>
            <w:left w:val="single" w:sz="6" w:space="0" w:color="5B616B"/>
            <w:bottom w:val="single" w:sz="6" w:space="0" w:color="5B616B"/>
            <w:right w:val="single" w:sz="6" w:space="0" w:color="5B616B"/>
          </w:divBdr>
        </w:div>
        <w:div w:id="105735720">
          <w:marLeft w:val="0"/>
          <w:marRight w:val="0"/>
          <w:marTop w:val="0"/>
          <w:marBottom w:val="0"/>
          <w:divBdr>
            <w:top w:val="none" w:sz="0" w:space="0" w:color="auto"/>
            <w:left w:val="none" w:sz="0" w:space="0" w:color="auto"/>
            <w:bottom w:val="none" w:sz="0" w:space="0" w:color="auto"/>
            <w:right w:val="none" w:sz="0" w:space="0" w:color="auto"/>
          </w:divBdr>
        </w:div>
      </w:divsChild>
    </w:div>
    <w:div w:id="1117991413">
      <w:bodyDiv w:val="1"/>
      <w:marLeft w:val="0"/>
      <w:marRight w:val="0"/>
      <w:marTop w:val="0"/>
      <w:marBottom w:val="0"/>
      <w:divBdr>
        <w:top w:val="none" w:sz="0" w:space="0" w:color="auto"/>
        <w:left w:val="none" w:sz="0" w:space="0" w:color="auto"/>
        <w:bottom w:val="none" w:sz="0" w:space="0" w:color="auto"/>
        <w:right w:val="none" w:sz="0" w:space="0" w:color="auto"/>
      </w:divBdr>
      <w:divsChild>
        <w:div w:id="1781604753">
          <w:marLeft w:val="0"/>
          <w:marRight w:val="0"/>
          <w:marTop w:val="0"/>
          <w:marBottom w:val="0"/>
          <w:divBdr>
            <w:top w:val="none" w:sz="0" w:space="0" w:color="auto"/>
            <w:left w:val="none" w:sz="0" w:space="0" w:color="auto"/>
            <w:bottom w:val="none" w:sz="0" w:space="0" w:color="auto"/>
            <w:right w:val="none" w:sz="0" w:space="0" w:color="auto"/>
          </w:divBdr>
          <w:divsChild>
            <w:div w:id="2004770945">
              <w:marLeft w:val="0"/>
              <w:marRight w:val="0"/>
              <w:marTop w:val="0"/>
              <w:marBottom w:val="0"/>
              <w:divBdr>
                <w:top w:val="none" w:sz="0" w:space="0" w:color="auto"/>
                <w:left w:val="none" w:sz="0" w:space="0" w:color="auto"/>
                <w:bottom w:val="none" w:sz="0" w:space="0" w:color="auto"/>
                <w:right w:val="none" w:sz="0" w:space="0" w:color="auto"/>
              </w:divBdr>
              <w:divsChild>
                <w:div w:id="396392423">
                  <w:marLeft w:val="0"/>
                  <w:marRight w:val="0"/>
                  <w:marTop w:val="0"/>
                  <w:marBottom w:val="0"/>
                  <w:divBdr>
                    <w:top w:val="none" w:sz="0" w:space="0" w:color="auto"/>
                    <w:left w:val="none" w:sz="0" w:space="0" w:color="auto"/>
                    <w:bottom w:val="none" w:sz="0" w:space="0" w:color="auto"/>
                    <w:right w:val="none" w:sz="0" w:space="0" w:color="auto"/>
                  </w:divBdr>
                  <w:divsChild>
                    <w:div w:id="32828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1609720">
      <w:bodyDiv w:val="1"/>
      <w:marLeft w:val="0"/>
      <w:marRight w:val="0"/>
      <w:marTop w:val="0"/>
      <w:marBottom w:val="0"/>
      <w:divBdr>
        <w:top w:val="none" w:sz="0" w:space="0" w:color="auto"/>
        <w:left w:val="none" w:sz="0" w:space="0" w:color="auto"/>
        <w:bottom w:val="none" w:sz="0" w:space="0" w:color="auto"/>
        <w:right w:val="none" w:sz="0" w:space="0" w:color="auto"/>
      </w:divBdr>
      <w:divsChild>
        <w:div w:id="1556159357">
          <w:marLeft w:val="0"/>
          <w:marRight w:val="0"/>
          <w:marTop w:val="0"/>
          <w:marBottom w:val="0"/>
          <w:divBdr>
            <w:top w:val="single" w:sz="6" w:space="0" w:color="5B616B"/>
            <w:left w:val="single" w:sz="6" w:space="0" w:color="5B616B"/>
            <w:bottom w:val="single" w:sz="6" w:space="0" w:color="5B616B"/>
            <w:right w:val="single" w:sz="6" w:space="0" w:color="5B616B"/>
          </w:divBdr>
        </w:div>
        <w:div w:id="525800768">
          <w:marLeft w:val="0"/>
          <w:marRight w:val="0"/>
          <w:marTop w:val="0"/>
          <w:marBottom w:val="0"/>
          <w:divBdr>
            <w:top w:val="none" w:sz="0" w:space="0" w:color="auto"/>
            <w:left w:val="none" w:sz="0" w:space="0" w:color="auto"/>
            <w:bottom w:val="none" w:sz="0" w:space="0" w:color="auto"/>
            <w:right w:val="none" w:sz="0" w:space="0" w:color="auto"/>
          </w:divBdr>
        </w:div>
      </w:divsChild>
    </w:div>
    <w:div w:id="1133795130">
      <w:bodyDiv w:val="1"/>
      <w:marLeft w:val="0"/>
      <w:marRight w:val="0"/>
      <w:marTop w:val="0"/>
      <w:marBottom w:val="0"/>
      <w:divBdr>
        <w:top w:val="none" w:sz="0" w:space="0" w:color="auto"/>
        <w:left w:val="none" w:sz="0" w:space="0" w:color="auto"/>
        <w:bottom w:val="none" w:sz="0" w:space="0" w:color="auto"/>
        <w:right w:val="none" w:sz="0" w:space="0" w:color="auto"/>
      </w:divBdr>
      <w:divsChild>
        <w:div w:id="1862350977">
          <w:marLeft w:val="0"/>
          <w:marRight w:val="0"/>
          <w:marTop w:val="0"/>
          <w:marBottom w:val="0"/>
          <w:divBdr>
            <w:top w:val="single" w:sz="6" w:space="0" w:color="5B616B"/>
            <w:left w:val="single" w:sz="6" w:space="0" w:color="5B616B"/>
            <w:bottom w:val="single" w:sz="6" w:space="0" w:color="5B616B"/>
            <w:right w:val="single" w:sz="6" w:space="0" w:color="5B616B"/>
          </w:divBdr>
        </w:div>
        <w:div w:id="973288450">
          <w:marLeft w:val="0"/>
          <w:marRight w:val="0"/>
          <w:marTop w:val="0"/>
          <w:marBottom w:val="0"/>
          <w:divBdr>
            <w:top w:val="none" w:sz="0" w:space="0" w:color="auto"/>
            <w:left w:val="none" w:sz="0" w:space="0" w:color="auto"/>
            <w:bottom w:val="none" w:sz="0" w:space="0" w:color="auto"/>
            <w:right w:val="none" w:sz="0" w:space="0" w:color="auto"/>
          </w:divBdr>
        </w:div>
      </w:divsChild>
    </w:div>
    <w:div w:id="1147629221">
      <w:bodyDiv w:val="1"/>
      <w:marLeft w:val="0"/>
      <w:marRight w:val="0"/>
      <w:marTop w:val="0"/>
      <w:marBottom w:val="0"/>
      <w:divBdr>
        <w:top w:val="none" w:sz="0" w:space="0" w:color="auto"/>
        <w:left w:val="none" w:sz="0" w:space="0" w:color="auto"/>
        <w:bottom w:val="none" w:sz="0" w:space="0" w:color="auto"/>
        <w:right w:val="none" w:sz="0" w:space="0" w:color="auto"/>
      </w:divBdr>
    </w:div>
    <w:div w:id="1215385701">
      <w:bodyDiv w:val="1"/>
      <w:marLeft w:val="0"/>
      <w:marRight w:val="0"/>
      <w:marTop w:val="0"/>
      <w:marBottom w:val="0"/>
      <w:divBdr>
        <w:top w:val="none" w:sz="0" w:space="0" w:color="auto"/>
        <w:left w:val="none" w:sz="0" w:space="0" w:color="auto"/>
        <w:bottom w:val="none" w:sz="0" w:space="0" w:color="auto"/>
        <w:right w:val="none" w:sz="0" w:space="0" w:color="auto"/>
      </w:divBdr>
      <w:divsChild>
        <w:div w:id="252664261">
          <w:marLeft w:val="0"/>
          <w:marRight w:val="0"/>
          <w:marTop w:val="0"/>
          <w:marBottom w:val="0"/>
          <w:divBdr>
            <w:top w:val="single" w:sz="6" w:space="0" w:color="5B616B"/>
            <w:left w:val="single" w:sz="6" w:space="0" w:color="5B616B"/>
            <w:bottom w:val="single" w:sz="6" w:space="0" w:color="5B616B"/>
            <w:right w:val="single" w:sz="6" w:space="0" w:color="5B616B"/>
          </w:divBdr>
        </w:div>
        <w:div w:id="2123498648">
          <w:marLeft w:val="0"/>
          <w:marRight w:val="0"/>
          <w:marTop w:val="0"/>
          <w:marBottom w:val="0"/>
          <w:divBdr>
            <w:top w:val="none" w:sz="0" w:space="0" w:color="auto"/>
            <w:left w:val="none" w:sz="0" w:space="0" w:color="auto"/>
            <w:bottom w:val="none" w:sz="0" w:space="0" w:color="auto"/>
            <w:right w:val="none" w:sz="0" w:space="0" w:color="auto"/>
          </w:divBdr>
        </w:div>
      </w:divsChild>
    </w:div>
    <w:div w:id="1299536265">
      <w:bodyDiv w:val="1"/>
      <w:marLeft w:val="0"/>
      <w:marRight w:val="0"/>
      <w:marTop w:val="0"/>
      <w:marBottom w:val="0"/>
      <w:divBdr>
        <w:top w:val="none" w:sz="0" w:space="0" w:color="auto"/>
        <w:left w:val="none" w:sz="0" w:space="0" w:color="auto"/>
        <w:bottom w:val="none" w:sz="0" w:space="0" w:color="auto"/>
        <w:right w:val="none" w:sz="0" w:space="0" w:color="auto"/>
      </w:divBdr>
      <w:divsChild>
        <w:div w:id="754783440">
          <w:marLeft w:val="0"/>
          <w:marRight w:val="0"/>
          <w:marTop w:val="0"/>
          <w:marBottom w:val="0"/>
          <w:divBdr>
            <w:top w:val="single" w:sz="6" w:space="0" w:color="5B616B"/>
            <w:left w:val="single" w:sz="6" w:space="0" w:color="5B616B"/>
            <w:bottom w:val="single" w:sz="6" w:space="0" w:color="5B616B"/>
            <w:right w:val="single" w:sz="6" w:space="0" w:color="5B616B"/>
          </w:divBdr>
        </w:div>
        <w:div w:id="1987276152">
          <w:marLeft w:val="0"/>
          <w:marRight w:val="0"/>
          <w:marTop w:val="0"/>
          <w:marBottom w:val="0"/>
          <w:divBdr>
            <w:top w:val="none" w:sz="0" w:space="0" w:color="auto"/>
            <w:left w:val="none" w:sz="0" w:space="0" w:color="auto"/>
            <w:bottom w:val="none" w:sz="0" w:space="0" w:color="auto"/>
            <w:right w:val="none" w:sz="0" w:space="0" w:color="auto"/>
          </w:divBdr>
        </w:div>
      </w:divsChild>
    </w:div>
    <w:div w:id="1374882959">
      <w:bodyDiv w:val="1"/>
      <w:marLeft w:val="0"/>
      <w:marRight w:val="0"/>
      <w:marTop w:val="0"/>
      <w:marBottom w:val="0"/>
      <w:divBdr>
        <w:top w:val="none" w:sz="0" w:space="0" w:color="auto"/>
        <w:left w:val="none" w:sz="0" w:space="0" w:color="auto"/>
        <w:bottom w:val="none" w:sz="0" w:space="0" w:color="auto"/>
        <w:right w:val="none" w:sz="0" w:space="0" w:color="auto"/>
      </w:divBdr>
    </w:div>
    <w:div w:id="1397581392">
      <w:bodyDiv w:val="1"/>
      <w:marLeft w:val="0"/>
      <w:marRight w:val="0"/>
      <w:marTop w:val="0"/>
      <w:marBottom w:val="0"/>
      <w:divBdr>
        <w:top w:val="none" w:sz="0" w:space="0" w:color="auto"/>
        <w:left w:val="none" w:sz="0" w:space="0" w:color="auto"/>
        <w:bottom w:val="none" w:sz="0" w:space="0" w:color="auto"/>
        <w:right w:val="none" w:sz="0" w:space="0" w:color="auto"/>
      </w:divBdr>
      <w:divsChild>
        <w:div w:id="1452674606">
          <w:marLeft w:val="0"/>
          <w:marRight w:val="0"/>
          <w:marTop w:val="0"/>
          <w:marBottom w:val="0"/>
          <w:divBdr>
            <w:top w:val="single" w:sz="6" w:space="0" w:color="5B616B"/>
            <w:left w:val="single" w:sz="6" w:space="0" w:color="5B616B"/>
            <w:bottom w:val="single" w:sz="6" w:space="0" w:color="5B616B"/>
            <w:right w:val="single" w:sz="6" w:space="0" w:color="5B616B"/>
          </w:divBdr>
        </w:div>
        <w:div w:id="2116288524">
          <w:marLeft w:val="0"/>
          <w:marRight w:val="0"/>
          <w:marTop w:val="0"/>
          <w:marBottom w:val="0"/>
          <w:divBdr>
            <w:top w:val="none" w:sz="0" w:space="0" w:color="auto"/>
            <w:left w:val="none" w:sz="0" w:space="0" w:color="auto"/>
            <w:bottom w:val="none" w:sz="0" w:space="0" w:color="auto"/>
            <w:right w:val="none" w:sz="0" w:space="0" w:color="auto"/>
          </w:divBdr>
        </w:div>
      </w:divsChild>
    </w:div>
    <w:div w:id="1398239945">
      <w:bodyDiv w:val="1"/>
      <w:marLeft w:val="0"/>
      <w:marRight w:val="0"/>
      <w:marTop w:val="0"/>
      <w:marBottom w:val="0"/>
      <w:divBdr>
        <w:top w:val="none" w:sz="0" w:space="0" w:color="auto"/>
        <w:left w:val="none" w:sz="0" w:space="0" w:color="auto"/>
        <w:bottom w:val="none" w:sz="0" w:space="0" w:color="auto"/>
        <w:right w:val="none" w:sz="0" w:space="0" w:color="auto"/>
      </w:divBdr>
      <w:divsChild>
        <w:div w:id="249852988">
          <w:marLeft w:val="0"/>
          <w:marRight w:val="0"/>
          <w:marTop w:val="0"/>
          <w:marBottom w:val="0"/>
          <w:divBdr>
            <w:top w:val="none" w:sz="0" w:space="0" w:color="auto"/>
            <w:left w:val="none" w:sz="0" w:space="0" w:color="auto"/>
            <w:bottom w:val="none" w:sz="0" w:space="0" w:color="auto"/>
            <w:right w:val="none" w:sz="0" w:space="0" w:color="auto"/>
          </w:divBdr>
          <w:divsChild>
            <w:div w:id="952444667">
              <w:marLeft w:val="0"/>
              <w:marRight w:val="0"/>
              <w:marTop w:val="0"/>
              <w:marBottom w:val="0"/>
              <w:divBdr>
                <w:top w:val="none" w:sz="0" w:space="0" w:color="auto"/>
                <w:left w:val="none" w:sz="0" w:space="0" w:color="auto"/>
                <w:bottom w:val="none" w:sz="0" w:space="0" w:color="auto"/>
                <w:right w:val="none" w:sz="0" w:space="0" w:color="auto"/>
              </w:divBdr>
              <w:divsChild>
                <w:div w:id="21666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716061">
      <w:bodyDiv w:val="1"/>
      <w:marLeft w:val="0"/>
      <w:marRight w:val="0"/>
      <w:marTop w:val="0"/>
      <w:marBottom w:val="0"/>
      <w:divBdr>
        <w:top w:val="none" w:sz="0" w:space="0" w:color="auto"/>
        <w:left w:val="none" w:sz="0" w:space="0" w:color="auto"/>
        <w:bottom w:val="none" w:sz="0" w:space="0" w:color="auto"/>
        <w:right w:val="none" w:sz="0" w:space="0" w:color="auto"/>
      </w:divBdr>
    </w:div>
    <w:div w:id="1480926922">
      <w:bodyDiv w:val="1"/>
      <w:marLeft w:val="0"/>
      <w:marRight w:val="0"/>
      <w:marTop w:val="0"/>
      <w:marBottom w:val="0"/>
      <w:divBdr>
        <w:top w:val="none" w:sz="0" w:space="0" w:color="auto"/>
        <w:left w:val="none" w:sz="0" w:space="0" w:color="auto"/>
        <w:bottom w:val="none" w:sz="0" w:space="0" w:color="auto"/>
        <w:right w:val="none" w:sz="0" w:space="0" w:color="auto"/>
      </w:divBdr>
    </w:div>
    <w:div w:id="1488596102">
      <w:bodyDiv w:val="1"/>
      <w:marLeft w:val="0"/>
      <w:marRight w:val="0"/>
      <w:marTop w:val="0"/>
      <w:marBottom w:val="0"/>
      <w:divBdr>
        <w:top w:val="none" w:sz="0" w:space="0" w:color="auto"/>
        <w:left w:val="none" w:sz="0" w:space="0" w:color="auto"/>
        <w:bottom w:val="none" w:sz="0" w:space="0" w:color="auto"/>
        <w:right w:val="none" w:sz="0" w:space="0" w:color="auto"/>
      </w:divBdr>
      <w:divsChild>
        <w:div w:id="1162618224">
          <w:marLeft w:val="0"/>
          <w:marRight w:val="0"/>
          <w:marTop w:val="0"/>
          <w:marBottom w:val="0"/>
          <w:divBdr>
            <w:top w:val="none" w:sz="0" w:space="0" w:color="auto"/>
            <w:left w:val="none" w:sz="0" w:space="0" w:color="auto"/>
            <w:bottom w:val="none" w:sz="0" w:space="0" w:color="auto"/>
            <w:right w:val="none" w:sz="0" w:space="0" w:color="auto"/>
          </w:divBdr>
          <w:divsChild>
            <w:div w:id="421297376">
              <w:marLeft w:val="0"/>
              <w:marRight w:val="0"/>
              <w:marTop w:val="0"/>
              <w:marBottom w:val="0"/>
              <w:divBdr>
                <w:top w:val="none" w:sz="0" w:space="0" w:color="auto"/>
                <w:left w:val="none" w:sz="0" w:space="0" w:color="auto"/>
                <w:bottom w:val="none" w:sz="0" w:space="0" w:color="auto"/>
                <w:right w:val="none" w:sz="0" w:space="0" w:color="auto"/>
              </w:divBdr>
              <w:divsChild>
                <w:div w:id="14642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906373">
      <w:bodyDiv w:val="1"/>
      <w:marLeft w:val="0"/>
      <w:marRight w:val="0"/>
      <w:marTop w:val="0"/>
      <w:marBottom w:val="0"/>
      <w:divBdr>
        <w:top w:val="none" w:sz="0" w:space="0" w:color="auto"/>
        <w:left w:val="none" w:sz="0" w:space="0" w:color="auto"/>
        <w:bottom w:val="none" w:sz="0" w:space="0" w:color="auto"/>
        <w:right w:val="none" w:sz="0" w:space="0" w:color="auto"/>
      </w:divBdr>
      <w:divsChild>
        <w:div w:id="2053072223">
          <w:marLeft w:val="0"/>
          <w:marRight w:val="0"/>
          <w:marTop w:val="0"/>
          <w:marBottom w:val="0"/>
          <w:divBdr>
            <w:top w:val="single" w:sz="6" w:space="0" w:color="5B616B"/>
            <w:left w:val="single" w:sz="6" w:space="0" w:color="5B616B"/>
            <w:bottom w:val="single" w:sz="6" w:space="0" w:color="5B616B"/>
            <w:right w:val="single" w:sz="6" w:space="0" w:color="5B616B"/>
          </w:divBdr>
        </w:div>
        <w:div w:id="405229456">
          <w:marLeft w:val="0"/>
          <w:marRight w:val="0"/>
          <w:marTop w:val="0"/>
          <w:marBottom w:val="0"/>
          <w:divBdr>
            <w:top w:val="none" w:sz="0" w:space="0" w:color="auto"/>
            <w:left w:val="none" w:sz="0" w:space="0" w:color="auto"/>
            <w:bottom w:val="none" w:sz="0" w:space="0" w:color="auto"/>
            <w:right w:val="none" w:sz="0" w:space="0" w:color="auto"/>
          </w:divBdr>
        </w:div>
      </w:divsChild>
    </w:div>
    <w:div w:id="1521578371">
      <w:bodyDiv w:val="1"/>
      <w:marLeft w:val="0"/>
      <w:marRight w:val="0"/>
      <w:marTop w:val="0"/>
      <w:marBottom w:val="0"/>
      <w:divBdr>
        <w:top w:val="none" w:sz="0" w:space="0" w:color="auto"/>
        <w:left w:val="none" w:sz="0" w:space="0" w:color="auto"/>
        <w:bottom w:val="none" w:sz="0" w:space="0" w:color="auto"/>
        <w:right w:val="none" w:sz="0" w:space="0" w:color="auto"/>
      </w:divBdr>
      <w:divsChild>
        <w:div w:id="129327072">
          <w:marLeft w:val="0"/>
          <w:marRight w:val="0"/>
          <w:marTop w:val="0"/>
          <w:marBottom w:val="0"/>
          <w:divBdr>
            <w:top w:val="single" w:sz="6" w:space="0" w:color="5B616B"/>
            <w:left w:val="single" w:sz="6" w:space="0" w:color="5B616B"/>
            <w:bottom w:val="single" w:sz="6" w:space="0" w:color="5B616B"/>
            <w:right w:val="single" w:sz="6" w:space="0" w:color="5B616B"/>
          </w:divBdr>
        </w:div>
        <w:div w:id="831027317">
          <w:marLeft w:val="0"/>
          <w:marRight w:val="0"/>
          <w:marTop w:val="0"/>
          <w:marBottom w:val="0"/>
          <w:divBdr>
            <w:top w:val="none" w:sz="0" w:space="0" w:color="auto"/>
            <w:left w:val="none" w:sz="0" w:space="0" w:color="auto"/>
            <w:bottom w:val="none" w:sz="0" w:space="0" w:color="auto"/>
            <w:right w:val="none" w:sz="0" w:space="0" w:color="auto"/>
          </w:divBdr>
        </w:div>
      </w:divsChild>
    </w:div>
    <w:div w:id="1720087641">
      <w:bodyDiv w:val="1"/>
      <w:marLeft w:val="0"/>
      <w:marRight w:val="0"/>
      <w:marTop w:val="0"/>
      <w:marBottom w:val="0"/>
      <w:divBdr>
        <w:top w:val="none" w:sz="0" w:space="0" w:color="auto"/>
        <w:left w:val="none" w:sz="0" w:space="0" w:color="auto"/>
        <w:bottom w:val="none" w:sz="0" w:space="0" w:color="auto"/>
        <w:right w:val="none" w:sz="0" w:space="0" w:color="auto"/>
      </w:divBdr>
      <w:divsChild>
        <w:div w:id="669672674">
          <w:marLeft w:val="0"/>
          <w:marRight w:val="0"/>
          <w:marTop w:val="0"/>
          <w:marBottom w:val="0"/>
          <w:divBdr>
            <w:top w:val="none" w:sz="0" w:space="0" w:color="auto"/>
            <w:left w:val="none" w:sz="0" w:space="0" w:color="auto"/>
            <w:bottom w:val="none" w:sz="0" w:space="0" w:color="auto"/>
            <w:right w:val="none" w:sz="0" w:space="0" w:color="auto"/>
          </w:divBdr>
          <w:divsChild>
            <w:div w:id="315839368">
              <w:marLeft w:val="0"/>
              <w:marRight w:val="0"/>
              <w:marTop w:val="0"/>
              <w:marBottom w:val="0"/>
              <w:divBdr>
                <w:top w:val="none" w:sz="0" w:space="0" w:color="auto"/>
                <w:left w:val="none" w:sz="0" w:space="0" w:color="auto"/>
                <w:bottom w:val="none" w:sz="0" w:space="0" w:color="auto"/>
                <w:right w:val="none" w:sz="0" w:space="0" w:color="auto"/>
              </w:divBdr>
              <w:divsChild>
                <w:div w:id="2125266974">
                  <w:marLeft w:val="0"/>
                  <w:marRight w:val="0"/>
                  <w:marTop w:val="0"/>
                  <w:marBottom w:val="0"/>
                  <w:divBdr>
                    <w:top w:val="none" w:sz="0" w:space="0" w:color="auto"/>
                    <w:left w:val="none" w:sz="0" w:space="0" w:color="auto"/>
                    <w:bottom w:val="none" w:sz="0" w:space="0" w:color="auto"/>
                    <w:right w:val="none" w:sz="0" w:space="0" w:color="auto"/>
                  </w:divBdr>
                  <w:divsChild>
                    <w:div w:id="166023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01861">
      <w:bodyDiv w:val="1"/>
      <w:marLeft w:val="0"/>
      <w:marRight w:val="0"/>
      <w:marTop w:val="0"/>
      <w:marBottom w:val="0"/>
      <w:divBdr>
        <w:top w:val="none" w:sz="0" w:space="0" w:color="auto"/>
        <w:left w:val="none" w:sz="0" w:space="0" w:color="auto"/>
        <w:bottom w:val="none" w:sz="0" w:space="0" w:color="auto"/>
        <w:right w:val="none" w:sz="0" w:space="0" w:color="auto"/>
      </w:divBdr>
      <w:divsChild>
        <w:div w:id="362173699">
          <w:marLeft w:val="0"/>
          <w:marRight w:val="0"/>
          <w:marTop w:val="0"/>
          <w:marBottom w:val="0"/>
          <w:divBdr>
            <w:top w:val="none" w:sz="0" w:space="0" w:color="auto"/>
            <w:left w:val="none" w:sz="0" w:space="0" w:color="auto"/>
            <w:bottom w:val="none" w:sz="0" w:space="0" w:color="auto"/>
            <w:right w:val="none" w:sz="0" w:space="0" w:color="auto"/>
          </w:divBdr>
          <w:divsChild>
            <w:div w:id="77559890">
              <w:marLeft w:val="0"/>
              <w:marRight w:val="0"/>
              <w:marTop w:val="0"/>
              <w:marBottom w:val="0"/>
              <w:divBdr>
                <w:top w:val="none" w:sz="0" w:space="0" w:color="auto"/>
                <w:left w:val="none" w:sz="0" w:space="0" w:color="auto"/>
                <w:bottom w:val="none" w:sz="0" w:space="0" w:color="auto"/>
                <w:right w:val="none" w:sz="0" w:space="0" w:color="auto"/>
              </w:divBdr>
              <w:divsChild>
                <w:div w:id="19414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00074">
      <w:bodyDiv w:val="1"/>
      <w:marLeft w:val="0"/>
      <w:marRight w:val="0"/>
      <w:marTop w:val="0"/>
      <w:marBottom w:val="0"/>
      <w:divBdr>
        <w:top w:val="none" w:sz="0" w:space="0" w:color="auto"/>
        <w:left w:val="none" w:sz="0" w:space="0" w:color="auto"/>
        <w:bottom w:val="none" w:sz="0" w:space="0" w:color="auto"/>
        <w:right w:val="none" w:sz="0" w:space="0" w:color="auto"/>
      </w:divBdr>
    </w:div>
    <w:div w:id="1748532955">
      <w:bodyDiv w:val="1"/>
      <w:marLeft w:val="0"/>
      <w:marRight w:val="0"/>
      <w:marTop w:val="0"/>
      <w:marBottom w:val="0"/>
      <w:divBdr>
        <w:top w:val="none" w:sz="0" w:space="0" w:color="auto"/>
        <w:left w:val="none" w:sz="0" w:space="0" w:color="auto"/>
        <w:bottom w:val="none" w:sz="0" w:space="0" w:color="auto"/>
        <w:right w:val="none" w:sz="0" w:space="0" w:color="auto"/>
      </w:divBdr>
    </w:div>
    <w:div w:id="1817721592">
      <w:bodyDiv w:val="1"/>
      <w:marLeft w:val="0"/>
      <w:marRight w:val="0"/>
      <w:marTop w:val="0"/>
      <w:marBottom w:val="0"/>
      <w:divBdr>
        <w:top w:val="none" w:sz="0" w:space="0" w:color="auto"/>
        <w:left w:val="none" w:sz="0" w:space="0" w:color="auto"/>
        <w:bottom w:val="none" w:sz="0" w:space="0" w:color="auto"/>
        <w:right w:val="none" w:sz="0" w:space="0" w:color="auto"/>
      </w:divBdr>
    </w:div>
    <w:div w:id="1933314676">
      <w:bodyDiv w:val="1"/>
      <w:marLeft w:val="0"/>
      <w:marRight w:val="0"/>
      <w:marTop w:val="0"/>
      <w:marBottom w:val="0"/>
      <w:divBdr>
        <w:top w:val="none" w:sz="0" w:space="0" w:color="auto"/>
        <w:left w:val="none" w:sz="0" w:space="0" w:color="auto"/>
        <w:bottom w:val="none" w:sz="0" w:space="0" w:color="auto"/>
        <w:right w:val="none" w:sz="0" w:space="0" w:color="auto"/>
      </w:divBdr>
      <w:divsChild>
        <w:div w:id="26222335">
          <w:marLeft w:val="0"/>
          <w:marRight w:val="0"/>
          <w:marTop w:val="0"/>
          <w:marBottom w:val="0"/>
          <w:divBdr>
            <w:top w:val="single" w:sz="6" w:space="0" w:color="5B616B"/>
            <w:left w:val="single" w:sz="6" w:space="0" w:color="5B616B"/>
            <w:bottom w:val="single" w:sz="6" w:space="0" w:color="5B616B"/>
            <w:right w:val="single" w:sz="6" w:space="0" w:color="5B616B"/>
          </w:divBdr>
        </w:div>
        <w:div w:id="602080946">
          <w:marLeft w:val="0"/>
          <w:marRight w:val="0"/>
          <w:marTop w:val="0"/>
          <w:marBottom w:val="0"/>
          <w:divBdr>
            <w:top w:val="none" w:sz="0" w:space="0" w:color="auto"/>
            <w:left w:val="none" w:sz="0" w:space="0" w:color="auto"/>
            <w:bottom w:val="none" w:sz="0" w:space="0" w:color="auto"/>
            <w:right w:val="none" w:sz="0" w:space="0" w:color="auto"/>
          </w:divBdr>
        </w:div>
      </w:divsChild>
    </w:div>
    <w:div w:id="1937711758">
      <w:bodyDiv w:val="1"/>
      <w:marLeft w:val="0"/>
      <w:marRight w:val="0"/>
      <w:marTop w:val="0"/>
      <w:marBottom w:val="0"/>
      <w:divBdr>
        <w:top w:val="none" w:sz="0" w:space="0" w:color="auto"/>
        <w:left w:val="none" w:sz="0" w:space="0" w:color="auto"/>
        <w:bottom w:val="none" w:sz="0" w:space="0" w:color="auto"/>
        <w:right w:val="none" w:sz="0" w:space="0" w:color="auto"/>
      </w:divBdr>
    </w:div>
    <w:div w:id="1986813730">
      <w:bodyDiv w:val="1"/>
      <w:marLeft w:val="0"/>
      <w:marRight w:val="0"/>
      <w:marTop w:val="0"/>
      <w:marBottom w:val="0"/>
      <w:divBdr>
        <w:top w:val="none" w:sz="0" w:space="0" w:color="auto"/>
        <w:left w:val="none" w:sz="0" w:space="0" w:color="auto"/>
        <w:bottom w:val="none" w:sz="0" w:space="0" w:color="auto"/>
        <w:right w:val="none" w:sz="0" w:space="0" w:color="auto"/>
      </w:divBdr>
      <w:divsChild>
        <w:div w:id="241569402">
          <w:marLeft w:val="0"/>
          <w:marRight w:val="0"/>
          <w:marTop w:val="0"/>
          <w:marBottom w:val="0"/>
          <w:divBdr>
            <w:top w:val="none" w:sz="0" w:space="0" w:color="auto"/>
            <w:left w:val="none" w:sz="0" w:space="0" w:color="auto"/>
            <w:bottom w:val="none" w:sz="0" w:space="0" w:color="auto"/>
            <w:right w:val="none" w:sz="0" w:space="0" w:color="auto"/>
          </w:divBdr>
          <w:divsChild>
            <w:div w:id="1226725803">
              <w:marLeft w:val="0"/>
              <w:marRight w:val="0"/>
              <w:marTop w:val="0"/>
              <w:marBottom w:val="0"/>
              <w:divBdr>
                <w:top w:val="none" w:sz="0" w:space="0" w:color="auto"/>
                <w:left w:val="none" w:sz="0" w:space="0" w:color="auto"/>
                <w:bottom w:val="none" w:sz="0" w:space="0" w:color="auto"/>
                <w:right w:val="none" w:sz="0" w:space="0" w:color="auto"/>
              </w:divBdr>
              <w:divsChild>
                <w:div w:id="21157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78610">
      <w:bodyDiv w:val="1"/>
      <w:marLeft w:val="0"/>
      <w:marRight w:val="0"/>
      <w:marTop w:val="0"/>
      <w:marBottom w:val="0"/>
      <w:divBdr>
        <w:top w:val="none" w:sz="0" w:space="0" w:color="auto"/>
        <w:left w:val="none" w:sz="0" w:space="0" w:color="auto"/>
        <w:bottom w:val="none" w:sz="0" w:space="0" w:color="auto"/>
        <w:right w:val="none" w:sz="0" w:space="0" w:color="auto"/>
      </w:divBdr>
    </w:div>
    <w:div w:id="2038505697">
      <w:bodyDiv w:val="1"/>
      <w:marLeft w:val="0"/>
      <w:marRight w:val="0"/>
      <w:marTop w:val="0"/>
      <w:marBottom w:val="0"/>
      <w:divBdr>
        <w:top w:val="none" w:sz="0" w:space="0" w:color="auto"/>
        <w:left w:val="none" w:sz="0" w:space="0" w:color="auto"/>
        <w:bottom w:val="none" w:sz="0" w:space="0" w:color="auto"/>
        <w:right w:val="none" w:sz="0" w:space="0" w:color="auto"/>
      </w:divBdr>
    </w:div>
    <w:div w:id="2060207374">
      <w:bodyDiv w:val="1"/>
      <w:marLeft w:val="0"/>
      <w:marRight w:val="0"/>
      <w:marTop w:val="0"/>
      <w:marBottom w:val="0"/>
      <w:divBdr>
        <w:top w:val="none" w:sz="0" w:space="0" w:color="auto"/>
        <w:left w:val="none" w:sz="0" w:space="0" w:color="auto"/>
        <w:bottom w:val="none" w:sz="0" w:space="0" w:color="auto"/>
        <w:right w:val="none" w:sz="0" w:space="0" w:color="auto"/>
      </w:divBdr>
    </w:div>
    <w:div w:id="2080443095">
      <w:bodyDiv w:val="1"/>
      <w:marLeft w:val="0"/>
      <w:marRight w:val="0"/>
      <w:marTop w:val="0"/>
      <w:marBottom w:val="0"/>
      <w:divBdr>
        <w:top w:val="none" w:sz="0" w:space="0" w:color="auto"/>
        <w:left w:val="none" w:sz="0" w:space="0" w:color="auto"/>
        <w:bottom w:val="none" w:sz="0" w:space="0" w:color="auto"/>
        <w:right w:val="none" w:sz="0" w:space="0" w:color="auto"/>
      </w:divBdr>
    </w:div>
    <w:div w:id="2113622906">
      <w:bodyDiv w:val="1"/>
      <w:marLeft w:val="0"/>
      <w:marRight w:val="0"/>
      <w:marTop w:val="0"/>
      <w:marBottom w:val="0"/>
      <w:divBdr>
        <w:top w:val="none" w:sz="0" w:space="0" w:color="auto"/>
        <w:left w:val="none" w:sz="0" w:space="0" w:color="auto"/>
        <w:bottom w:val="none" w:sz="0" w:space="0" w:color="auto"/>
        <w:right w:val="none" w:sz="0" w:space="0" w:color="auto"/>
      </w:divBdr>
      <w:divsChild>
        <w:div w:id="332878603">
          <w:marLeft w:val="0"/>
          <w:marRight w:val="0"/>
          <w:marTop w:val="0"/>
          <w:marBottom w:val="0"/>
          <w:divBdr>
            <w:top w:val="none" w:sz="0" w:space="0" w:color="auto"/>
            <w:left w:val="none" w:sz="0" w:space="0" w:color="auto"/>
            <w:bottom w:val="none" w:sz="0" w:space="0" w:color="auto"/>
            <w:right w:val="none" w:sz="0" w:space="0" w:color="auto"/>
          </w:divBdr>
          <w:divsChild>
            <w:div w:id="1461723259">
              <w:marLeft w:val="0"/>
              <w:marRight w:val="0"/>
              <w:marTop w:val="0"/>
              <w:marBottom w:val="0"/>
              <w:divBdr>
                <w:top w:val="none" w:sz="0" w:space="0" w:color="auto"/>
                <w:left w:val="none" w:sz="0" w:space="0" w:color="auto"/>
                <w:bottom w:val="none" w:sz="0" w:space="0" w:color="auto"/>
                <w:right w:val="none" w:sz="0" w:space="0" w:color="auto"/>
              </w:divBdr>
              <w:divsChild>
                <w:div w:id="136285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60076">
      <w:bodyDiv w:val="1"/>
      <w:marLeft w:val="0"/>
      <w:marRight w:val="0"/>
      <w:marTop w:val="0"/>
      <w:marBottom w:val="0"/>
      <w:divBdr>
        <w:top w:val="none" w:sz="0" w:space="0" w:color="auto"/>
        <w:left w:val="none" w:sz="0" w:space="0" w:color="auto"/>
        <w:bottom w:val="none" w:sz="0" w:space="0" w:color="auto"/>
        <w:right w:val="none" w:sz="0" w:space="0" w:color="auto"/>
      </w:divBdr>
    </w:div>
    <w:div w:id="2130735762">
      <w:bodyDiv w:val="1"/>
      <w:marLeft w:val="0"/>
      <w:marRight w:val="0"/>
      <w:marTop w:val="0"/>
      <w:marBottom w:val="0"/>
      <w:divBdr>
        <w:top w:val="none" w:sz="0" w:space="0" w:color="auto"/>
        <w:left w:val="none" w:sz="0" w:space="0" w:color="auto"/>
        <w:bottom w:val="none" w:sz="0" w:space="0" w:color="auto"/>
        <w:right w:val="none" w:sz="0" w:space="0" w:color="auto"/>
      </w:divBdr>
      <w:divsChild>
        <w:div w:id="1302811650">
          <w:marLeft w:val="0"/>
          <w:marRight w:val="0"/>
          <w:marTop w:val="0"/>
          <w:marBottom w:val="0"/>
          <w:divBdr>
            <w:top w:val="single" w:sz="6" w:space="0" w:color="5B616B"/>
            <w:left w:val="single" w:sz="6" w:space="0" w:color="5B616B"/>
            <w:bottom w:val="single" w:sz="6" w:space="0" w:color="5B616B"/>
            <w:right w:val="single" w:sz="6" w:space="0" w:color="5B616B"/>
          </w:divBdr>
        </w:div>
        <w:div w:id="1914898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obel.ee.uwa.edu.au/about/"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ocularimaging.net/home" TargetMode="External"/><Relationship Id="rId21" Type="http://schemas.openxmlformats.org/officeDocument/2006/relationships/hyperlink" Target="https://pubmed.ncbi.nlm.nih.gov/33344049/" TargetMode="External"/><Relationship Id="rId42" Type="http://schemas.openxmlformats.org/officeDocument/2006/relationships/hyperlink" Target="https://doi.org/10.1167/tvst.13.10.4" TargetMode="External"/><Relationship Id="rId47" Type="http://schemas.openxmlformats.org/officeDocument/2006/relationships/hyperlink" Target="https://pubmed.ncbi.nlm.nih.gov/38734807/" TargetMode="External"/><Relationship Id="rId63" Type="http://schemas.openxmlformats.org/officeDocument/2006/relationships/hyperlink" Target="https://pubmed.ncbi.nlm.nih.gov/37729502/" TargetMode="External"/><Relationship Id="rId68" Type="http://schemas.openxmlformats.org/officeDocument/2006/relationships/hyperlink" Target="https://doi.org/10.1016/j.ophtha.2022.01.002" TargetMode="External"/><Relationship Id="rId84" Type="http://schemas.openxmlformats.org/officeDocument/2006/relationships/hyperlink" Target="https://pubmed.ncbi.nlm.nih.gov/33626038/" TargetMode="External"/><Relationship Id="rId89" Type="http://schemas.openxmlformats.org/officeDocument/2006/relationships/hyperlink" Target="https://doi.org/10.1001/jamanetworkopen.2021.34254" TargetMode="External"/><Relationship Id="rId112" Type="http://schemas.openxmlformats.org/officeDocument/2006/relationships/hyperlink" Target="https://doi.org/10.1038/sdata.2016.18" TargetMode="External"/><Relationship Id="rId16" Type="http://schemas.openxmlformats.org/officeDocument/2006/relationships/hyperlink" Target="https://www.sciencedirect.com/science/article/pii/S1361841524000173" TargetMode="External"/><Relationship Id="rId107" Type="http://schemas.openxmlformats.org/officeDocument/2006/relationships/hyperlink" Target="https://doi.org/10.1038/s41746-019-0099-8" TargetMode="External"/><Relationship Id="rId11" Type="http://schemas.openxmlformats.org/officeDocument/2006/relationships/hyperlink" Target="https://sourceforge.net/projects/octava/files/" TargetMode="External"/><Relationship Id="rId32" Type="http://schemas.openxmlformats.org/officeDocument/2006/relationships/hyperlink" Target="https://forrt.org/" TargetMode="External"/><Relationship Id="rId37" Type="http://schemas.openxmlformats.org/officeDocument/2006/relationships/hyperlink" Target="https://orbit.dtu.dk/en/persons/gavrielle-untracht" TargetMode="External"/><Relationship Id="rId53" Type="http://schemas.openxmlformats.org/officeDocument/2006/relationships/hyperlink" Target="https://pubmed.ncbi.nlm.nih.gov/37713220/" TargetMode="External"/><Relationship Id="rId58" Type="http://schemas.openxmlformats.org/officeDocument/2006/relationships/hyperlink" Target="https://doi.org/10.1016/j.preteyeres.2022.101160" TargetMode="External"/><Relationship Id="rId74" Type="http://schemas.openxmlformats.org/officeDocument/2006/relationships/hyperlink" Target="https://doi.org/10.1038/s41377-022-00740-9" TargetMode="External"/><Relationship Id="rId79" Type="http://schemas.openxmlformats.org/officeDocument/2006/relationships/hyperlink" Target="https://pubmed.ncbi.nlm.nih.gov/36388839/" TargetMode="External"/><Relationship Id="rId102" Type="http://schemas.openxmlformats.org/officeDocument/2006/relationships/hyperlink" Target="https://pubmed.ncbi.nlm.nih.gov/30361278/" TargetMode="External"/><Relationship Id="rId5" Type="http://schemas.openxmlformats.org/officeDocument/2006/relationships/comments" Target="comments.xml"/><Relationship Id="rId90" Type="http://schemas.openxmlformats.org/officeDocument/2006/relationships/hyperlink" Target="https://pubmed.ncbi.nlm.nih.gov/34779843/" TargetMode="External"/><Relationship Id="rId95" Type="http://schemas.openxmlformats.org/officeDocument/2006/relationships/hyperlink" Target="https://doi.org/10.1148/radiol.2020192224" TargetMode="External"/><Relationship Id="rId22" Type="http://schemas.openxmlformats.org/officeDocument/2006/relationships/hyperlink" Target="https://zenodo.org/records/13625812" TargetMode="External"/><Relationship Id="rId27" Type="http://schemas.openxmlformats.org/officeDocument/2006/relationships/hyperlink" Target="https://markvcid.partners.org/sites/default/files/external/protocols/MarkVCID_OCTA_VSD_Biomarker_Kit_Protocol_v6.11.20_Final.pdf" TargetMode="External"/><Relationship Id="rId43" Type="http://schemas.openxmlformats.org/officeDocument/2006/relationships/hyperlink" Target="https://pubmed.ncbi.nlm.nih.gov/39361314/" TargetMode="External"/><Relationship Id="rId48" Type="http://schemas.openxmlformats.org/officeDocument/2006/relationships/hyperlink" Target="https://doi.org/10.1038/s41569-024-01060-8" TargetMode="External"/><Relationship Id="rId64" Type="http://schemas.openxmlformats.org/officeDocument/2006/relationships/hyperlink" Target="https://doi.org/10.1155/2023/9479183" TargetMode="External"/><Relationship Id="rId69" Type="http://schemas.openxmlformats.org/officeDocument/2006/relationships/hyperlink" Target="https://pubmed.ncbi.nlm.nih.gov/35016892/" TargetMode="External"/><Relationship Id="rId113" Type="http://schemas.openxmlformats.org/officeDocument/2006/relationships/hyperlink" Target="https://pubmed.ncbi.nlm.nih.gov/26978244/" TargetMode="External"/><Relationship Id="rId80" Type="http://schemas.openxmlformats.org/officeDocument/2006/relationships/hyperlink" Target="https://pubmed.ncbi.nlm.nih.gov/36741429/" TargetMode="External"/><Relationship Id="rId85" Type="http://schemas.openxmlformats.org/officeDocument/2006/relationships/hyperlink" Target="https://doi.org/10.1186/s40537-021-00444-8" TargetMode="External"/><Relationship Id="rId12" Type="http://schemas.openxmlformats.org/officeDocument/2006/relationships/hyperlink" Target="https://karger.com/oph/article/243/1/75/263894/OCT-Angiography-Measurement-of-Retinal-Macular" TargetMode="External"/><Relationship Id="rId17" Type="http://schemas.openxmlformats.org/officeDocument/2006/relationships/hyperlink" Target="https://imed.nimte.ac.cn/dataofrose.html" TargetMode="External"/><Relationship Id="rId33" Type="http://schemas.openxmlformats.org/officeDocument/2006/relationships/hyperlink" Target="https://globalyoungacademy.net/activities/open-science/" TargetMode="External"/><Relationship Id="rId38" Type="http://schemas.openxmlformats.org/officeDocument/2006/relationships/hyperlink" Target="mailto:greun@dtu.dk" TargetMode="External"/><Relationship Id="rId59" Type="http://schemas.openxmlformats.org/officeDocument/2006/relationships/hyperlink" Target="https://pubmed.ncbi.nlm.nih.gov/36599784/" TargetMode="External"/><Relationship Id="rId103" Type="http://schemas.openxmlformats.org/officeDocument/2006/relationships/hyperlink" Target="https://doi.org/10.1038/s41393-019-0246-8" TargetMode="External"/><Relationship Id="rId108" Type="http://schemas.openxmlformats.org/officeDocument/2006/relationships/hyperlink" Target="https://pubmed.ncbi.nlm.nih.gov/31304372/" TargetMode="External"/><Relationship Id="rId54" Type="http://schemas.openxmlformats.org/officeDocument/2006/relationships/hyperlink" Target="https://doi.org/10.1038/s41598-024-53501-6" TargetMode="External"/><Relationship Id="rId70" Type="http://schemas.openxmlformats.org/officeDocument/2006/relationships/hyperlink" Target="https://doi.org/10.1016/j.compbiomed.2022.105471" TargetMode="External"/><Relationship Id="rId75" Type="http://schemas.openxmlformats.org/officeDocument/2006/relationships/hyperlink" Target="https://pubmed.ncbi.nlm.nih.gov/35304441/" TargetMode="External"/><Relationship Id="rId91" Type="http://schemas.openxmlformats.org/officeDocument/2006/relationships/hyperlink" Target="https://doi.org/10.1038/s41598-021-94178-5" TargetMode="External"/><Relationship Id="rId96" Type="http://schemas.openxmlformats.org/officeDocument/2006/relationships/hyperlink" Target="https://pubmed.ncbi.nlm.nih.gov/32068507/" TargetMode="External"/><Relationship Id="rId1" Type="http://schemas.openxmlformats.org/officeDocument/2006/relationships/numbering" Target="numbering.xml"/><Relationship Id="rId6" Type="http://schemas.microsoft.com/office/2011/relationships/commentsExtended" Target="commentsExtended.xml"/><Relationship Id="rId15" Type="http://schemas.openxmlformats.org/officeDocument/2006/relationships/hyperlink" Target="https://ieee-dataport.org/open-access/octa-500" TargetMode="External"/><Relationship Id="rId23" Type="http://schemas.openxmlformats.org/officeDocument/2006/relationships/hyperlink" Target="https://doi.org/10.1167/iovs.65.12.27" TargetMode="External"/><Relationship Id="rId28" Type="http://schemas.openxmlformats.org/officeDocument/2006/relationships/hyperlink" Target="https://pubmed.ncbi.nlm.nih.gov/33480172/" TargetMode="External"/><Relationship Id="rId36" Type="http://schemas.openxmlformats.org/officeDocument/2006/relationships/hyperlink" Target="mailto:Danuta.sampson@lei.org.au" TargetMode="External"/><Relationship Id="rId49" Type="http://schemas.openxmlformats.org/officeDocument/2006/relationships/hyperlink" Target="https://pubmed.ncbi.nlm.nih.gov/39039178/" TargetMode="External"/><Relationship Id="rId57" Type="http://schemas.openxmlformats.org/officeDocument/2006/relationships/hyperlink" Target="https://pubmed.ncbi.nlm.nih.gov/37113471/" TargetMode="External"/><Relationship Id="rId106" Type="http://schemas.openxmlformats.org/officeDocument/2006/relationships/hyperlink" Target="https://pubmed.ncbi.nlm.nih.gov/31367962/" TargetMode="External"/><Relationship Id="rId114" Type="http://schemas.openxmlformats.org/officeDocument/2006/relationships/fontTable" Target="fontTable.xml"/><Relationship Id="rId10" Type="http://schemas.openxmlformats.org/officeDocument/2006/relationships/hyperlink" Target="https://github.com/GUntracht/OCTAVA" TargetMode="External"/><Relationship Id="rId31" Type="http://schemas.openxmlformats.org/officeDocument/2006/relationships/hyperlink" Target="http://academicdatascience.org/" TargetMode="External"/><Relationship Id="rId44" Type="http://schemas.openxmlformats.org/officeDocument/2006/relationships/hyperlink" Target="https://doi.org/10.1167/iovs.65.6.21" TargetMode="External"/><Relationship Id="rId52" Type="http://schemas.openxmlformats.org/officeDocument/2006/relationships/hyperlink" Target="https://doi.org/10.1109/TMI.2023.3313786" TargetMode="External"/><Relationship Id="rId60" Type="http://schemas.openxmlformats.org/officeDocument/2006/relationships/hyperlink" Target="https://doi.org/10.1016/j.jbi.2023.104337" TargetMode="External"/><Relationship Id="rId65" Type="http://schemas.openxmlformats.org/officeDocument/2006/relationships/hyperlink" Target="https://pubmed.ncbi.nlm.nih.gov/38033422/" TargetMode="External"/><Relationship Id="rId73" Type="http://schemas.openxmlformats.org/officeDocument/2006/relationships/hyperlink" Target="https://pubmed.ncbi.nlm.nih.gov/35285884/" TargetMode="External"/><Relationship Id="rId78" Type="http://schemas.openxmlformats.org/officeDocument/2006/relationships/hyperlink" Target="https://doi.org/10.21037/atm-22-350" TargetMode="External"/><Relationship Id="rId81" Type="http://schemas.openxmlformats.org/officeDocument/2006/relationships/hyperlink" Target="https://doi.org/10.1016/S2589-7500(20)30240-5" TargetMode="External"/><Relationship Id="rId86" Type="http://schemas.openxmlformats.org/officeDocument/2006/relationships/hyperlink" Target="https://pubmed.ncbi.nlm.nih.gov/33816053/" TargetMode="External"/><Relationship Id="rId94" Type="http://schemas.openxmlformats.org/officeDocument/2006/relationships/hyperlink" Target="https://pubmed.ncbi.nlm.nih.gov/33528373/" TargetMode="External"/><Relationship Id="rId99" Type="http://schemas.openxmlformats.org/officeDocument/2006/relationships/hyperlink" Target="https://doi.org/10.1136/bmjdrc-2020-001596" TargetMode="External"/><Relationship Id="rId101" Type="http://schemas.openxmlformats.org/officeDocument/2006/relationships/hyperlink" Target="https://doi.org/10.1136/bjophthalmol-2018-313173" TargetMode="External"/><Relationship Id="rId4" Type="http://schemas.openxmlformats.org/officeDocument/2006/relationships/webSettings" Target="webSettings.xml"/><Relationship Id="rId9" Type="http://schemas.openxmlformats.org/officeDocument/2006/relationships/hyperlink" Target="https://www.nature.com/articles/s41598-024-53501-6" TargetMode="External"/><Relationship Id="rId13" Type="http://schemas.openxmlformats.org/officeDocument/2006/relationships/hyperlink" Target="https://opg.optica.org/boe/fulltext.cfm?uri=boe-15-10-6010&amp;id=560083" TargetMode="External"/><Relationship Id="rId18" Type="http://schemas.openxmlformats.org/officeDocument/2006/relationships/hyperlink" Target="https://ieeexplore.ieee.org/document/9284503" TargetMode="External"/><Relationship Id="rId39" Type="http://schemas.openxmlformats.org/officeDocument/2006/relationships/hyperlink" Target="https://datascience.uchicago.edu/people/madeleine-torcasso/" TargetMode="External"/><Relationship Id="rId109" Type="http://schemas.openxmlformats.org/officeDocument/2006/relationships/hyperlink" Target="https://pubmed.ncbi.nlm.nih.gov/31304320/" TargetMode="External"/><Relationship Id="rId34" Type="http://schemas.openxmlformats.org/officeDocument/2006/relationships/hyperlink" Target="https://www.linkedin.com/in/danuta-danka-sampson-31754579/" TargetMode="External"/><Relationship Id="rId50" Type="http://schemas.openxmlformats.org/officeDocument/2006/relationships/hyperlink" Target="https://doi.org/10.1016/j.patter.2024.101064" TargetMode="External"/><Relationship Id="rId55" Type="http://schemas.openxmlformats.org/officeDocument/2006/relationships/hyperlink" Target="https://pubmed.ncbi.nlm.nih.gov/38472220/" TargetMode="External"/><Relationship Id="rId76" Type="http://schemas.openxmlformats.org/officeDocument/2006/relationships/hyperlink" Target="https://doi.org/10.1016/j.preteyeres.2021.101034" TargetMode="External"/><Relationship Id="rId97" Type="http://schemas.openxmlformats.org/officeDocument/2006/relationships/hyperlink" Target="https://doi.org/10.1038/s41591-020-1037-7" TargetMode="External"/><Relationship Id="rId104" Type="http://schemas.openxmlformats.org/officeDocument/2006/relationships/hyperlink" Target="https://pubmed.ncbi.nlm.nih.gov/30723255/" TargetMode="External"/><Relationship Id="rId7" Type="http://schemas.microsoft.com/office/2016/09/relationships/commentsIds" Target="commentsIds.xml"/><Relationship Id="rId71" Type="http://schemas.openxmlformats.org/officeDocument/2006/relationships/hyperlink" Target="https://pubmed.ncbi.nlm.nih.gov/35533455/" TargetMode="External"/><Relationship Id="rId92" Type="http://schemas.openxmlformats.org/officeDocument/2006/relationships/hyperlink" Target="https://pubmed.ncbi.nlm.nih.gov/34349130/" TargetMode="External"/><Relationship Id="rId2" Type="http://schemas.openxmlformats.org/officeDocument/2006/relationships/styles" Target="styles.xml"/><Relationship Id="rId29" Type="http://schemas.openxmlformats.org/officeDocument/2006/relationships/hyperlink" Target="https://pubmed.ncbi.nlm.nih.gov/33480157/" TargetMode="External"/><Relationship Id="rId24" Type="http://schemas.openxmlformats.org/officeDocument/2006/relationships/hyperlink" Target="https://iovs.arvojournals.org/article.aspx?articleid=2802148" TargetMode="External"/><Relationship Id="rId40" Type="http://schemas.openxmlformats.org/officeDocument/2006/relationships/hyperlink" Target="mailto:durkeems@uchicago.edu" TargetMode="External"/><Relationship Id="rId45" Type="http://schemas.openxmlformats.org/officeDocument/2006/relationships/hyperlink" Target="https://pubmed.ncbi.nlm.nih.gov/38864811/" TargetMode="External"/><Relationship Id="rId66" Type="http://schemas.openxmlformats.org/officeDocument/2006/relationships/hyperlink" Target="https://doi.org/10.1038/s41591-023-02608-w" TargetMode="External"/><Relationship Id="rId87" Type="http://schemas.openxmlformats.org/officeDocument/2006/relationships/hyperlink" Target="https://doi.org/10.1136/bjophthalmol-2020-316594" TargetMode="External"/><Relationship Id="rId110" Type="http://schemas.openxmlformats.org/officeDocument/2006/relationships/hyperlink" Target="https://doi.org/10.1093/beheco/arx003" TargetMode="External"/><Relationship Id="rId115" Type="http://schemas.microsoft.com/office/2011/relationships/people" Target="people.xml"/><Relationship Id="rId61" Type="http://schemas.openxmlformats.org/officeDocument/2006/relationships/hyperlink" Target="https://pubmed.ncbi.nlm.nih.gov/36935012/" TargetMode="External"/><Relationship Id="rId82" Type="http://schemas.openxmlformats.org/officeDocument/2006/relationships/hyperlink" Target="https://pubmed.ncbi.nlm.nih.gov/33735069/" TargetMode="External"/><Relationship Id="rId19" Type="http://schemas.openxmlformats.org/officeDocument/2006/relationships/hyperlink" Target="https://doi.org/10.7488/ds/2729" TargetMode="External"/><Relationship Id="rId14" Type="http://schemas.openxmlformats.org/officeDocument/2006/relationships/hyperlink" Target="https://github.com/fiifijackson/OCTA-ReVA?tab=readme-ov-file" TargetMode="External"/><Relationship Id="rId30" Type="http://schemas.openxmlformats.org/officeDocument/2006/relationships/hyperlink" Target="https://101innovations.wordpress.com/" TargetMode="External"/><Relationship Id="rId35" Type="http://schemas.openxmlformats.org/officeDocument/2006/relationships/hyperlink" Target="https://research-repository.uwa.edu.au/en/persons/danka-sampson" TargetMode="External"/><Relationship Id="rId56" Type="http://schemas.openxmlformats.org/officeDocument/2006/relationships/hyperlink" Target="https://doi.org/10.1016/j.xops.2023.100300" TargetMode="External"/><Relationship Id="rId77" Type="http://schemas.openxmlformats.org/officeDocument/2006/relationships/hyperlink" Target="https://pubmed.ncbi.nlm.nih.gov/34902546/" TargetMode="External"/><Relationship Id="rId100" Type="http://schemas.openxmlformats.org/officeDocument/2006/relationships/hyperlink" Target="https://pubmed.ncbi.nlm.nih.gov/33087340/" TargetMode="External"/><Relationship Id="rId105" Type="http://schemas.openxmlformats.org/officeDocument/2006/relationships/hyperlink" Target="https://doi.org/10.1007/s11892-019-1189-3" TargetMode="External"/><Relationship Id="rId8" Type="http://schemas.microsoft.com/office/2018/08/relationships/commentsExtensible" Target="commentsExtensible.xml"/><Relationship Id="rId51" Type="http://schemas.openxmlformats.org/officeDocument/2006/relationships/hyperlink" Target="https://pubmed.ncbi.nlm.nih.gov/39568472/" TargetMode="External"/><Relationship Id="rId72" Type="http://schemas.openxmlformats.org/officeDocument/2006/relationships/hyperlink" Target="https://doi.org/10.1093/pubmed/fdac031" TargetMode="External"/><Relationship Id="rId93" Type="http://schemas.openxmlformats.org/officeDocument/2006/relationships/hyperlink" Target="https://doi.org/10.2196/22505" TargetMode="External"/><Relationship Id="rId98" Type="http://schemas.openxmlformats.org/officeDocument/2006/relationships/hyperlink" Target="https://pubmed.ncbi.nlm.nih.gov/32908284/" TargetMode="External"/><Relationship Id="rId3" Type="http://schemas.openxmlformats.org/officeDocument/2006/relationships/settings" Target="settings.xml"/><Relationship Id="rId25" Type="http://schemas.openxmlformats.org/officeDocument/2006/relationships/hyperlink" Target="https://pubmed.ncbi.nlm.nih.gov/33359557/" TargetMode="External"/><Relationship Id="rId46" Type="http://schemas.openxmlformats.org/officeDocument/2006/relationships/hyperlink" Target="https://doi.org/10.1007/s40123-024-00958-3" TargetMode="External"/><Relationship Id="rId67" Type="http://schemas.openxmlformats.org/officeDocument/2006/relationships/hyperlink" Target="https://pubmed.ncbi.nlm.nih.gov/37884627/" TargetMode="External"/><Relationship Id="rId116" Type="http://schemas.openxmlformats.org/officeDocument/2006/relationships/theme" Target="theme/theme1.xml"/><Relationship Id="rId20" Type="http://schemas.openxmlformats.org/officeDocument/2006/relationships/hyperlink" Target="https://github.com/giaylenia/OCTA_segm_study" TargetMode="External"/><Relationship Id="rId41" Type="http://schemas.openxmlformats.org/officeDocument/2006/relationships/hyperlink" Target="mailto:d.sampson@surrey.ac.uk" TargetMode="External"/><Relationship Id="rId62" Type="http://schemas.openxmlformats.org/officeDocument/2006/relationships/hyperlink" Target="https://doi.org/10.2337/dci23-0032" TargetMode="External"/><Relationship Id="rId83" Type="http://schemas.openxmlformats.org/officeDocument/2006/relationships/hyperlink" Target="https://doi.org/10.1371/journal.pbio.3001073" TargetMode="External"/><Relationship Id="rId88" Type="http://schemas.openxmlformats.org/officeDocument/2006/relationships/hyperlink" Target="https://pubmed.ncbi.nlm.nih.gov/32606081/" TargetMode="External"/><Relationship Id="rId111" Type="http://schemas.openxmlformats.org/officeDocument/2006/relationships/hyperlink" Target="https://pubmed.ncbi.nlm.nih.gov/29622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1</Pages>
  <Words>3830</Words>
  <Characters>21837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Sampson, Danuta Dr (Elec Electronic Eng)</dc:creator>
  <cp:keywords/>
  <dc:description/>
  <cp:lastModifiedBy>Dayu Liu (24188516)</cp:lastModifiedBy>
  <cp:revision>118</cp:revision>
  <dcterms:created xsi:type="dcterms:W3CDTF">2024-11-08T00:52:00Z</dcterms:created>
  <dcterms:modified xsi:type="dcterms:W3CDTF">2024-12-05T08:30:00Z</dcterms:modified>
</cp:coreProperties>
</file>